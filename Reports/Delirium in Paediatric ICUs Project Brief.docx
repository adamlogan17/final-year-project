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C773" w14:textId="77777777" w:rsidR="00A36A64" w:rsidRDefault="001469F2">
      <w:pPr>
        <w:spacing w:after="3181" w:line="259" w:lineRule="auto"/>
        <w:ind w:right="0" w:firstLine="0"/>
        <w:jc w:val="left"/>
      </w:pPr>
      <w:r>
        <w:rPr>
          <w:noProof/>
        </w:rPr>
        <w:drawing>
          <wp:inline distT="0" distB="0" distL="0" distR="0" wp14:anchorId="2AF7D77A" wp14:editId="011223C3">
            <wp:extent cx="2325708" cy="839044"/>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stretch>
                      <a:fillRect/>
                    </a:stretch>
                  </pic:blipFill>
                  <pic:spPr>
                    <a:xfrm>
                      <a:off x="0" y="0"/>
                      <a:ext cx="2325708" cy="839044"/>
                    </a:xfrm>
                    <a:prstGeom prst="rect">
                      <a:avLst/>
                    </a:prstGeom>
                  </pic:spPr>
                </pic:pic>
              </a:graphicData>
            </a:graphic>
          </wp:inline>
        </w:drawing>
      </w:r>
    </w:p>
    <w:p w14:paraId="68D8CE9E" w14:textId="5E7F5878" w:rsidR="00390AF0" w:rsidRDefault="00390AF0" w:rsidP="00390AF0">
      <w:pPr>
        <w:pStyle w:val="Normal1"/>
        <w:spacing w:after="353" w:line="259" w:lineRule="auto"/>
        <w:ind w:left="0" w:right="237"/>
        <w:jc w:val="center"/>
      </w:pPr>
      <w:r>
        <w:rPr>
          <w:b/>
          <w:sz w:val="47"/>
          <w:szCs w:val="47"/>
        </w:rPr>
        <w:t>Delirium in Paediatric ICUs</w:t>
      </w:r>
      <w:r w:rsidR="00DD4886">
        <w:rPr>
          <w:b/>
          <w:sz w:val="47"/>
          <w:szCs w:val="47"/>
        </w:rPr>
        <w:t xml:space="preserve"> </w:t>
      </w:r>
      <w:r w:rsidR="00DD4886" w:rsidRPr="00DD4886">
        <w:rPr>
          <w:b/>
          <w:sz w:val="47"/>
          <w:szCs w:val="47"/>
        </w:rPr>
        <w:t>Project Brief</w:t>
      </w:r>
    </w:p>
    <w:p w14:paraId="607B6E05" w14:textId="77777777" w:rsidR="00390AF0" w:rsidRDefault="00390AF0" w:rsidP="00390AF0">
      <w:pPr>
        <w:pStyle w:val="Normal1"/>
        <w:spacing w:after="250" w:line="246" w:lineRule="auto"/>
        <w:ind w:left="3060" w:right="3438" w:firstLine="0"/>
        <w:jc w:val="center"/>
        <w:rPr>
          <w:sz w:val="20"/>
          <w:szCs w:val="20"/>
        </w:rPr>
      </w:pPr>
      <w:r>
        <w:rPr>
          <w:sz w:val="20"/>
          <w:szCs w:val="20"/>
        </w:rPr>
        <w:t>Silicon Valley Samurai (</w:t>
      </w:r>
      <w:proofErr w:type="spellStart"/>
      <w:r>
        <w:rPr>
          <w:sz w:val="20"/>
          <w:szCs w:val="20"/>
        </w:rPr>
        <w:t>SvS</w:t>
      </w:r>
      <w:proofErr w:type="spellEnd"/>
      <w:r>
        <w:rPr>
          <w:sz w:val="20"/>
          <w:szCs w:val="20"/>
        </w:rPr>
        <w:t>)</w:t>
      </w:r>
    </w:p>
    <w:p w14:paraId="7A38A1DC" w14:textId="77777777" w:rsidR="00390AF0" w:rsidRDefault="00390AF0" w:rsidP="00390AF0">
      <w:pPr>
        <w:pStyle w:val="Normal1"/>
        <w:spacing w:after="250" w:line="246" w:lineRule="auto"/>
        <w:ind w:left="2880" w:right="3438" w:firstLine="510"/>
        <w:jc w:val="left"/>
        <w:rPr>
          <w:sz w:val="27"/>
          <w:szCs w:val="27"/>
        </w:rPr>
      </w:pPr>
      <w:r w:rsidRPr="5500DB4B">
        <w:rPr>
          <w:sz w:val="27"/>
          <w:szCs w:val="27"/>
        </w:rPr>
        <w:t>Date: 17-02-2023</w:t>
      </w:r>
    </w:p>
    <w:p w14:paraId="69A67246" w14:textId="3FC997EC" w:rsidR="00390AF0" w:rsidRDefault="00390AF0" w:rsidP="00390AF0">
      <w:pPr>
        <w:pStyle w:val="Normal1"/>
        <w:spacing w:after="3" w:line="265" w:lineRule="auto"/>
        <w:ind w:left="10"/>
        <w:jc w:val="center"/>
      </w:pPr>
      <w:r>
        <w:t xml:space="preserve">Adam Logan, Sections: High-Level System Requirements, Product Vision, Use Case Scenario; </w:t>
      </w:r>
      <w:r w:rsidR="00FB5856">
        <w:t>2</w:t>
      </w:r>
      <w:r w:rsidR="00DD4886">
        <w:t>5</w:t>
      </w:r>
      <w:r>
        <w:t>%</w:t>
      </w:r>
    </w:p>
    <w:p w14:paraId="317AE34A" w14:textId="72212BB2" w:rsidR="00390AF0" w:rsidRDefault="00390AF0" w:rsidP="00390AF0">
      <w:pPr>
        <w:pStyle w:val="Normal1"/>
        <w:spacing w:after="3" w:line="265" w:lineRule="auto"/>
        <w:ind w:left="10"/>
        <w:jc w:val="center"/>
      </w:pPr>
      <w:r>
        <w:t xml:space="preserve">Robbie Duncan, Sections: Sprint Plan, Product Vision, Use Case Scenario; </w:t>
      </w:r>
      <w:r w:rsidR="00FB5856">
        <w:t>25</w:t>
      </w:r>
      <w:r>
        <w:t>%</w:t>
      </w:r>
    </w:p>
    <w:p w14:paraId="526E4B06" w14:textId="71453132" w:rsidR="00390AF0" w:rsidRDefault="00390AF0" w:rsidP="00390AF0">
      <w:pPr>
        <w:pStyle w:val="Normal1"/>
        <w:spacing w:after="3" w:line="265" w:lineRule="auto"/>
        <w:ind w:left="10"/>
        <w:jc w:val="center"/>
      </w:pPr>
      <w:r>
        <w:t xml:space="preserve">Ewan Forsythe, Sections: Roadmap, Product Vision, Use Case Scenario; </w:t>
      </w:r>
      <w:r w:rsidR="00FB5856">
        <w:t>25</w:t>
      </w:r>
      <w:r>
        <w:t>%</w:t>
      </w:r>
    </w:p>
    <w:p w14:paraId="6C410769" w14:textId="074EB810" w:rsidR="00390AF0" w:rsidRDefault="00390AF0" w:rsidP="00390AF0">
      <w:pPr>
        <w:pStyle w:val="Normal1"/>
        <w:spacing w:after="5367" w:line="265" w:lineRule="auto"/>
        <w:ind w:left="10"/>
        <w:jc w:val="center"/>
      </w:pPr>
      <w:r>
        <w:t xml:space="preserve">Andrew Robb, Sections: Problem analysis, Product Vision, Use Case Scenario; </w:t>
      </w:r>
      <w:r w:rsidR="00FB5856">
        <w:t>25</w:t>
      </w:r>
      <w:r>
        <w:t>%</w:t>
      </w:r>
    </w:p>
    <w:p w14:paraId="622F0FAA" w14:textId="4FD3A01E" w:rsidR="00546814" w:rsidRDefault="00546814">
      <w:pPr>
        <w:spacing w:after="3" w:line="265" w:lineRule="auto"/>
        <w:ind w:left="10" w:hanging="10"/>
        <w:jc w:val="center"/>
      </w:pPr>
    </w:p>
    <w:p w14:paraId="327648F9" w14:textId="272643EE" w:rsidR="006B208D" w:rsidRDefault="006B208D">
      <w:pPr>
        <w:spacing w:after="3" w:line="265" w:lineRule="auto"/>
        <w:ind w:left="10" w:hanging="10"/>
        <w:jc w:val="center"/>
      </w:pPr>
    </w:p>
    <w:bookmarkStart w:id="0" w:name="_Toc1611595783" w:displacedByCustomXml="next"/>
    <w:sdt>
      <w:sdtPr>
        <w:id w:val="-1821265470"/>
        <w:docPartObj>
          <w:docPartGallery w:val="Table of Contents"/>
          <w:docPartUnique/>
        </w:docPartObj>
      </w:sdtPr>
      <w:sdtContent>
        <w:p w14:paraId="0386F751" w14:textId="673B0CA9" w:rsidR="009F764E" w:rsidRDefault="004B777B" w:rsidP="00E851AD">
          <w:pPr>
            <w:pStyle w:val="TOC1"/>
            <w:ind w:firstLine="0"/>
          </w:pPr>
          <w:r>
            <w:rPr>
              <w:noProof/>
            </w:rPr>
            <w:drawing>
              <wp:anchor distT="0" distB="0" distL="114300" distR="114300" simplePos="0" relativeHeight="251659271" behindDoc="0" locked="0" layoutInCell="1" allowOverlap="1" wp14:anchorId="75D7125A" wp14:editId="17A1EE00">
                <wp:simplePos x="0" y="0"/>
                <wp:positionH relativeFrom="column">
                  <wp:posOffset>2459990</wp:posOffset>
                </wp:positionH>
                <wp:positionV relativeFrom="paragraph">
                  <wp:posOffset>247887</wp:posOffset>
                </wp:positionV>
                <wp:extent cx="866775" cy="504825"/>
                <wp:effectExtent l="0" t="0" r="9525" b="9525"/>
                <wp:wrapNone/>
                <wp:docPr id="19" name="Picture 19"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866775" cy="504825"/>
                        </a:xfrm>
                        <a:prstGeom prst="rect">
                          <a:avLst/>
                        </a:prstGeom>
                      </pic:spPr>
                    </pic:pic>
                  </a:graphicData>
                </a:graphic>
              </wp:anchor>
            </w:drawing>
          </w:r>
        </w:p>
        <w:p w14:paraId="5BA1866A" w14:textId="218F8C09" w:rsidR="00E851AD" w:rsidRDefault="00E851AD" w:rsidP="00E851AD">
          <w:pPr>
            <w:pStyle w:val="Heading1"/>
            <w:numPr>
              <w:ilvl w:val="0"/>
              <w:numId w:val="0"/>
            </w:numPr>
            <w:ind w:left="19" w:hanging="10"/>
          </w:pPr>
          <w:r>
            <w:lastRenderedPageBreak/>
            <w:t>Table Of Contents</w:t>
          </w:r>
        </w:p>
        <w:p w14:paraId="5AA6D4E1" w14:textId="4510C2E9" w:rsidR="009F764E" w:rsidRDefault="00075466">
          <w:pPr>
            <w:pStyle w:val="TOC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8064370" w:history="1">
            <w:r w:rsidR="009F764E" w:rsidRPr="00154686">
              <w:rPr>
                <w:rStyle w:val="Hyperlink"/>
                <w:noProof/>
              </w:rPr>
              <w:t>1. Vision</w:t>
            </w:r>
            <w:r w:rsidR="009F764E">
              <w:rPr>
                <w:noProof/>
                <w:webHidden/>
              </w:rPr>
              <w:tab/>
            </w:r>
            <w:r w:rsidR="009F764E">
              <w:rPr>
                <w:noProof/>
                <w:webHidden/>
              </w:rPr>
              <w:fldChar w:fldCharType="begin"/>
            </w:r>
            <w:r w:rsidR="009F764E">
              <w:rPr>
                <w:noProof/>
                <w:webHidden/>
              </w:rPr>
              <w:instrText xml:space="preserve"> PAGEREF _Toc128064370 \h </w:instrText>
            </w:r>
            <w:r w:rsidR="009F764E">
              <w:rPr>
                <w:noProof/>
                <w:webHidden/>
              </w:rPr>
            </w:r>
            <w:r w:rsidR="009F764E">
              <w:rPr>
                <w:noProof/>
                <w:webHidden/>
              </w:rPr>
              <w:fldChar w:fldCharType="separate"/>
            </w:r>
            <w:r w:rsidR="00CE6966">
              <w:rPr>
                <w:noProof/>
                <w:webHidden/>
              </w:rPr>
              <w:t>2</w:t>
            </w:r>
            <w:r w:rsidR="009F764E">
              <w:rPr>
                <w:noProof/>
                <w:webHidden/>
              </w:rPr>
              <w:fldChar w:fldCharType="end"/>
            </w:r>
          </w:hyperlink>
        </w:p>
        <w:p w14:paraId="4D419DF8" w14:textId="03049AE6"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71" w:history="1">
            <w:r w:rsidR="009F764E" w:rsidRPr="00154686">
              <w:rPr>
                <w:rStyle w:val="Hyperlink"/>
                <w:noProof/>
              </w:rPr>
              <w:t>1.1. System Introduction</w:t>
            </w:r>
            <w:r w:rsidR="009F764E">
              <w:rPr>
                <w:noProof/>
                <w:webHidden/>
              </w:rPr>
              <w:tab/>
            </w:r>
            <w:r w:rsidR="009F764E">
              <w:rPr>
                <w:noProof/>
                <w:webHidden/>
              </w:rPr>
              <w:fldChar w:fldCharType="begin"/>
            </w:r>
            <w:r w:rsidR="009F764E">
              <w:rPr>
                <w:noProof/>
                <w:webHidden/>
              </w:rPr>
              <w:instrText xml:space="preserve"> PAGEREF _Toc128064371 \h </w:instrText>
            </w:r>
            <w:r w:rsidR="009F764E">
              <w:rPr>
                <w:noProof/>
                <w:webHidden/>
              </w:rPr>
            </w:r>
            <w:r w:rsidR="009F764E">
              <w:rPr>
                <w:noProof/>
                <w:webHidden/>
              </w:rPr>
              <w:fldChar w:fldCharType="separate"/>
            </w:r>
            <w:r w:rsidR="00CE6966">
              <w:rPr>
                <w:noProof/>
                <w:webHidden/>
              </w:rPr>
              <w:t>2</w:t>
            </w:r>
            <w:r w:rsidR="009F764E">
              <w:rPr>
                <w:noProof/>
                <w:webHidden/>
              </w:rPr>
              <w:fldChar w:fldCharType="end"/>
            </w:r>
          </w:hyperlink>
        </w:p>
        <w:p w14:paraId="695611F3" w14:textId="26A7E4A9" w:rsidR="009F764E" w:rsidRDefault="00000000">
          <w:pPr>
            <w:pStyle w:val="TOC3"/>
            <w:rPr>
              <w:rFonts w:asciiTheme="minorHAnsi" w:eastAsiaTheme="minorEastAsia" w:hAnsiTheme="minorHAnsi" w:cstheme="minorBidi"/>
              <w:noProof/>
              <w:color w:val="auto"/>
              <w:sz w:val="22"/>
            </w:rPr>
          </w:pPr>
          <w:hyperlink w:anchor="_Toc128064372" w:history="1">
            <w:r w:rsidR="009F764E" w:rsidRPr="00154686">
              <w:rPr>
                <w:rStyle w:val="Hyperlink"/>
                <w:noProof/>
              </w:rPr>
              <w:t>1.1.1. Key Features</w:t>
            </w:r>
            <w:r w:rsidR="009F764E">
              <w:rPr>
                <w:noProof/>
                <w:webHidden/>
              </w:rPr>
              <w:tab/>
            </w:r>
            <w:r w:rsidR="009F764E">
              <w:rPr>
                <w:noProof/>
                <w:webHidden/>
              </w:rPr>
              <w:fldChar w:fldCharType="begin"/>
            </w:r>
            <w:r w:rsidR="009F764E">
              <w:rPr>
                <w:noProof/>
                <w:webHidden/>
              </w:rPr>
              <w:instrText xml:space="preserve"> PAGEREF _Toc128064372 \h </w:instrText>
            </w:r>
            <w:r w:rsidR="009F764E">
              <w:rPr>
                <w:noProof/>
                <w:webHidden/>
              </w:rPr>
            </w:r>
            <w:r w:rsidR="009F764E">
              <w:rPr>
                <w:noProof/>
                <w:webHidden/>
              </w:rPr>
              <w:fldChar w:fldCharType="separate"/>
            </w:r>
            <w:r w:rsidR="00CE6966">
              <w:rPr>
                <w:noProof/>
                <w:webHidden/>
              </w:rPr>
              <w:t>2</w:t>
            </w:r>
            <w:r w:rsidR="009F764E">
              <w:rPr>
                <w:noProof/>
                <w:webHidden/>
              </w:rPr>
              <w:fldChar w:fldCharType="end"/>
            </w:r>
          </w:hyperlink>
        </w:p>
        <w:p w14:paraId="25FB95D5" w14:textId="070B230C" w:rsidR="009F764E" w:rsidRDefault="00000000">
          <w:pPr>
            <w:pStyle w:val="TOC3"/>
            <w:rPr>
              <w:rFonts w:asciiTheme="minorHAnsi" w:eastAsiaTheme="minorEastAsia" w:hAnsiTheme="minorHAnsi" w:cstheme="minorBidi"/>
              <w:noProof/>
              <w:color w:val="auto"/>
              <w:sz w:val="22"/>
            </w:rPr>
          </w:pPr>
          <w:hyperlink w:anchor="_Toc128064373" w:history="1">
            <w:r w:rsidR="009F764E" w:rsidRPr="00154686">
              <w:rPr>
                <w:rStyle w:val="Hyperlink"/>
                <w:noProof/>
              </w:rPr>
              <w:t>1.1.2. How it Differs</w:t>
            </w:r>
            <w:r w:rsidR="009F764E">
              <w:rPr>
                <w:noProof/>
                <w:webHidden/>
              </w:rPr>
              <w:tab/>
            </w:r>
            <w:r w:rsidR="009F764E">
              <w:rPr>
                <w:noProof/>
                <w:webHidden/>
              </w:rPr>
              <w:fldChar w:fldCharType="begin"/>
            </w:r>
            <w:r w:rsidR="009F764E">
              <w:rPr>
                <w:noProof/>
                <w:webHidden/>
              </w:rPr>
              <w:instrText xml:space="preserve"> PAGEREF _Toc128064373 \h </w:instrText>
            </w:r>
            <w:r w:rsidR="009F764E">
              <w:rPr>
                <w:noProof/>
                <w:webHidden/>
              </w:rPr>
            </w:r>
            <w:r w:rsidR="009F764E">
              <w:rPr>
                <w:noProof/>
                <w:webHidden/>
              </w:rPr>
              <w:fldChar w:fldCharType="separate"/>
            </w:r>
            <w:r w:rsidR="00CE6966">
              <w:rPr>
                <w:noProof/>
                <w:webHidden/>
              </w:rPr>
              <w:t>2</w:t>
            </w:r>
            <w:r w:rsidR="009F764E">
              <w:rPr>
                <w:noProof/>
                <w:webHidden/>
              </w:rPr>
              <w:fldChar w:fldCharType="end"/>
            </w:r>
          </w:hyperlink>
        </w:p>
        <w:p w14:paraId="3FAFDE33" w14:textId="75B7EC34"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74" w:history="1">
            <w:r w:rsidR="009F764E" w:rsidRPr="00154686">
              <w:rPr>
                <w:rStyle w:val="Hyperlink"/>
                <w:noProof/>
              </w:rPr>
              <w:t>1.2. Beneficiaries</w:t>
            </w:r>
            <w:r w:rsidR="009F764E">
              <w:rPr>
                <w:noProof/>
                <w:webHidden/>
              </w:rPr>
              <w:tab/>
            </w:r>
            <w:r w:rsidR="009F764E">
              <w:rPr>
                <w:noProof/>
                <w:webHidden/>
              </w:rPr>
              <w:fldChar w:fldCharType="begin"/>
            </w:r>
            <w:r w:rsidR="009F764E">
              <w:rPr>
                <w:noProof/>
                <w:webHidden/>
              </w:rPr>
              <w:instrText xml:space="preserve"> PAGEREF _Toc128064374 \h </w:instrText>
            </w:r>
            <w:r w:rsidR="009F764E">
              <w:rPr>
                <w:noProof/>
                <w:webHidden/>
              </w:rPr>
            </w:r>
            <w:r w:rsidR="009F764E">
              <w:rPr>
                <w:noProof/>
                <w:webHidden/>
              </w:rPr>
              <w:fldChar w:fldCharType="separate"/>
            </w:r>
            <w:r w:rsidR="00CE6966">
              <w:rPr>
                <w:noProof/>
                <w:webHidden/>
              </w:rPr>
              <w:t>2</w:t>
            </w:r>
            <w:r w:rsidR="009F764E">
              <w:rPr>
                <w:noProof/>
                <w:webHidden/>
              </w:rPr>
              <w:fldChar w:fldCharType="end"/>
            </w:r>
          </w:hyperlink>
        </w:p>
        <w:p w14:paraId="58EC31DA" w14:textId="4EC6DF1C" w:rsidR="009F764E" w:rsidRDefault="00000000">
          <w:pPr>
            <w:pStyle w:val="TOC1"/>
            <w:rPr>
              <w:rFonts w:asciiTheme="minorHAnsi" w:eastAsiaTheme="minorEastAsia" w:hAnsiTheme="minorHAnsi" w:cstheme="minorBidi"/>
              <w:noProof/>
              <w:color w:val="auto"/>
              <w:sz w:val="22"/>
            </w:rPr>
          </w:pPr>
          <w:hyperlink w:anchor="_Toc128064375" w:history="1">
            <w:r w:rsidR="009F764E" w:rsidRPr="00154686">
              <w:rPr>
                <w:rStyle w:val="Hyperlink"/>
                <w:noProof/>
              </w:rPr>
              <w:t>2. Use Case Scenarios</w:t>
            </w:r>
            <w:r w:rsidR="009F764E">
              <w:rPr>
                <w:noProof/>
                <w:webHidden/>
              </w:rPr>
              <w:tab/>
            </w:r>
            <w:r w:rsidR="009F764E">
              <w:rPr>
                <w:noProof/>
                <w:webHidden/>
              </w:rPr>
              <w:fldChar w:fldCharType="begin"/>
            </w:r>
            <w:r w:rsidR="009F764E">
              <w:rPr>
                <w:noProof/>
                <w:webHidden/>
              </w:rPr>
              <w:instrText xml:space="preserve"> PAGEREF _Toc128064375 \h </w:instrText>
            </w:r>
            <w:r w:rsidR="009F764E">
              <w:rPr>
                <w:noProof/>
                <w:webHidden/>
              </w:rPr>
            </w:r>
            <w:r w:rsidR="009F764E">
              <w:rPr>
                <w:noProof/>
                <w:webHidden/>
              </w:rPr>
              <w:fldChar w:fldCharType="separate"/>
            </w:r>
            <w:r w:rsidR="00CE6966">
              <w:rPr>
                <w:noProof/>
                <w:webHidden/>
              </w:rPr>
              <w:t>3</w:t>
            </w:r>
            <w:r w:rsidR="009F764E">
              <w:rPr>
                <w:noProof/>
                <w:webHidden/>
              </w:rPr>
              <w:fldChar w:fldCharType="end"/>
            </w:r>
          </w:hyperlink>
        </w:p>
        <w:p w14:paraId="7841648A" w14:textId="046D27AC"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76" w:history="1">
            <w:r w:rsidR="009F764E" w:rsidRPr="00154686">
              <w:rPr>
                <w:rStyle w:val="Hyperlink"/>
                <w:noProof/>
              </w:rPr>
              <w:t>2.1. Nurse Auditing System Scenario</w:t>
            </w:r>
            <w:r w:rsidR="009F764E">
              <w:rPr>
                <w:noProof/>
                <w:webHidden/>
              </w:rPr>
              <w:tab/>
            </w:r>
            <w:r w:rsidR="009F764E">
              <w:rPr>
                <w:noProof/>
                <w:webHidden/>
              </w:rPr>
              <w:fldChar w:fldCharType="begin"/>
            </w:r>
            <w:r w:rsidR="009F764E">
              <w:rPr>
                <w:noProof/>
                <w:webHidden/>
              </w:rPr>
              <w:instrText xml:space="preserve"> PAGEREF _Toc128064376 \h </w:instrText>
            </w:r>
            <w:r w:rsidR="009F764E">
              <w:rPr>
                <w:noProof/>
                <w:webHidden/>
              </w:rPr>
            </w:r>
            <w:r w:rsidR="009F764E">
              <w:rPr>
                <w:noProof/>
                <w:webHidden/>
              </w:rPr>
              <w:fldChar w:fldCharType="separate"/>
            </w:r>
            <w:r w:rsidR="00CE6966">
              <w:rPr>
                <w:noProof/>
                <w:webHidden/>
              </w:rPr>
              <w:t>3</w:t>
            </w:r>
            <w:r w:rsidR="009F764E">
              <w:rPr>
                <w:noProof/>
                <w:webHidden/>
              </w:rPr>
              <w:fldChar w:fldCharType="end"/>
            </w:r>
          </w:hyperlink>
        </w:p>
        <w:p w14:paraId="6F9A1FCD" w14:textId="57C855B8"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79" w:history="1">
            <w:r w:rsidR="009F764E" w:rsidRPr="00154686">
              <w:rPr>
                <w:rStyle w:val="Hyperlink"/>
                <w:noProof/>
              </w:rPr>
              <w:t>2.2. Student Nurse E-Learning</w:t>
            </w:r>
            <w:r w:rsidR="009F764E">
              <w:rPr>
                <w:noProof/>
                <w:webHidden/>
              </w:rPr>
              <w:tab/>
            </w:r>
            <w:r w:rsidR="009F764E">
              <w:rPr>
                <w:noProof/>
                <w:webHidden/>
              </w:rPr>
              <w:fldChar w:fldCharType="begin"/>
            </w:r>
            <w:r w:rsidR="009F764E">
              <w:rPr>
                <w:noProof/>
                <w:webHidden/>
              </w:rPr>
              <w:instrText xml:space="preserve"> PAGEREF _Toc128064379 \h </w:instrText>
            </w:r>
            <w:r w:rsidR="009F764E">
              <w:rPr>
                <w:noProof/>
                <w:webHidden/>
              </w:rPr>
            </w:r>
            <w:r w:rsidR="009F764E">
              <w:rPr>
                <w:noProof/>
                <w:webHidden/>
              </w:rPr>
              <w:fldChar w:fldCharType="separate"/>
            </w:r>
            <w:r w:rsidR="00CE6966">
              <w:rPr>
                <w:noProof/>
                <w:webHidden/>
              </w:rPr>
              <w:t>3</w:t>
            </w:r>
            <w:r w:rsidR="009F764E">
              <w:rPr>
                <w:noProof/>
                <w:webHidden/>
              </w:rPr>
              <w:fldChar w:fldCharType="end"/>
            </w:r>
          </w:hyperlink>
        </w:p>
        <w:p w14:paraId="127AE8DA" w14:textId="3679E94A"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82" w:history="1">
            <w:r w:rsidR="009F764E" w:rsidRPr="00154686">
              <w:rPr>
                <w:rStyle w:val="Hyperlink"/>
                <w:noProof/>
              </w:rPr>
              <w:t>2.3. General Public E-Learning</w:t>
            </w:r>
            <w:r w:rsidR="009F764E">
              <w:rPr>
                <w:noProof/>
                <w:webHidden/>
              </w:rPr>
              <w:tab/>
            </w:r>
            <w:r w:rsidR="009F764E">
              <w:rPr>
                <w:noProof/>
                <w:webHidden/>
              </w:rPr>
              <w:fldChar w:fldCharType="begin"/>
            </w:r>
            <w:r w:rsidR="009F764E">
              <w:rPr>
                <w:noProof/>
                <w:webHidden/>
              </w:rPr>
              <w:instrText xml:space="preserve"> PAGEREF _Toc128064382 \h </w:instrText>
            </w:r>
            <w:r w:rsidR="009F764E">
              <w:rPr>
                <w:noProof/>
                <w:webHidden/>
              </w:rPr>
            </w:r>
            <w:r w:rsidR="009F764E">
              <w:rPr>
                <w:noProof/>
                <w:webHidden/>
              </w:rPr>
              <w:fldChar w:fldCharType="separate"/>
            </w:r>
            <w:r w:rsidR="00CE6966">
              <w:rPr>
                <w:noProof/>
                <w:webHidden/>
              </w:rPr>
              <w:t>3</w:t>
            </w:r>
            <w:r w:rsidR="009F764E">
              <w:rPr>
                <w:noProof/>
                <w:webHidden/>
              </w:rPr>
              <w:fldChar w:fldCharType="end"/>
            </w:r>
          </w:hyperlink>
        </w:p>
        <w:p w14:paraId="1DCBADBA" w14:textId="1F3D401D" w:rsidR="009F764E" w:rsidRDefault="00000000">
          <w:pPr>
            <w:pStyle w:val="TOC1"/>
            <w:rPr>
              <w:rFonts w:asciiTheme="minorHAnsi" w:eastAsiaTheme="minorEastAsia" w:hAnsiTheme="minorHAnsi" w:cstheme="minorBidi"/>
              <w:noProof/>
              <w:color w:val="auto"/>
              <w:sz w:val="22"/>
            </w:rPr>
          </w:pPr>
          <w:hyperlink w:anchor="_Toc128064385" w:history="1">
            <w:r w:rsidR="009F764E" w:rsidRPr="00154686">
              <w:rPr>
                <w:rStyle w:val="Hyperlink"/>
                <w:noProof/>
              </w:rPr>
              <w:t>3. Analysis</w:t>
            </w:r>
            <w:r w:rsidR="009F764E">
              <w:rPr>
                <w:noProof/>
                <w:webHidden/>
              </w:rPr>
              <w:tab/>
            </w:r>
            <w:r w:rsidR="009F764E">
              <w:rPr>
                <w:noProof/>
                <w:webHidden/>
              </w:rPr>
              <w:fldChar w:fldCharType="begin"/>
            </w:r>
            <w:r w:rsidR="009F764E">
              <w:rPr>
                <w:noProof/>
                <w:webHidden/>
              </w:rPr>
              <w:instrText xml:space="preserve"> PAGEREF _Toc128064385 \h </w:instrText>
            </w:r>
            <w:r w:rsidR="009F764E">
              <w:rPr>
                <w:noProof/>
                <w:webHidden/>
              </w:rPr>
            </w:r>
            <w:r w:rsidR="009F764E">
              <w:rPr>
                <w:noProof/>
                <w:webHidden/>
              </w:rPr>
              <w:fldChar w:fldCharType="separate"/>
            </w:r>
            <w:r w:rsidR="00CE6966">
              <w:rPr>
                <w:noProof/>
                <w:webHidden/>
              </w:rPr>
              <w:t>4</w:t>
            </w:r>
            <w:r w:rsidR="009F764E">
              <w:rPr>
                <w:noProof/>
                <w:webHidden/>
              </w:rPr>
              <w:fldChar w:fldCharType="end"/>
            </w:r>
          </w:hyperlink>
        </w:p>
        <w:p w14:paraId="29D46CFC" w14:textId="789A1288"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86" w:history="1">
            <w:r w:rsidR="009F764E" w:rsidRPr="00154686">
              <w:rPr>
                <w:rStyle w:val="Hyperlink"/>
                <w:noProof/>
              </w:rPr>
              <w:t>3.1 Problem Research</w:t>
            </w:r>
            <w:r w:rsidR="009F764E">
              <w:rPr>
                <w:noProof/>
                <w:webHidden/>
              </w:rPr>
              <w:tab/>
            </w:r>
            <w:r w:rsidR="009F764E">
              <w:rPr>
                <w:noProof/>
                <w:webHidden/>
              </w:rPr>
              <w:fldChar w:fldCharType="begin"/>
            </w:r>
            <w:r w:rsidR="009F764E">
              <w:rPr>
                <w:noProof/>
                <w:webHidden/>
              </w:rPr>
              <w:instrText xml:space="preserve"> PAGEREF _Toc128064386 \h </w:instrText>
            </w:r>
            <w:r w:rsidR="009F764E">
              <w:rPr>
                <w:noProof/>
                <w:webHidden/>
              </w:rPr>
            </w:r>
            <w:r w:rsidR="009F764E">
              <w:rPr>
                <w:noProof/>
                <w:webHidden/>
              </w:rPr>
              <w:fldChar w:fldCharType="separate"/>
            </w:r>
            <w:r w:rsidR="00CE6966">
              <w:rPr>
                <w:noProof/>
                <w:webHidden/>
              </w:rPr>
              <w:t>4</w:t>
            </w:r>
            <w:r w:rsidR="009F764E">
              <w:rPr>
                <w:noProof/>
                <w:webHidden/>
              </w:rPr>
              <w:fldChar w:fldCharType="end"/>
            </w:r>
          </w:hyperlink>
        </w:p>
        <w:p w14:paraId="5565C86A" w14:textId="49E9860A"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87" w:history="1">
            <w:r w:rsidR="009F764E" w:rsidRPr="00154686">
              <w:rPr>
                <w:rStyle w:val="Hyperlink"/>
                <w:noProof/>
              </w:rPr>
              <w:t>3.2. Critical Problem Analysis</w:t>
            </w:r>
            <w:r w:rsidR="009F764E">
              <w:rPr>
                <w:noProof/>
                <w:webHidden/>
              </w:rPr>
              <w:tab/>
            </w:r>
            <w:r w:rsidR="009F764E">
              <w:rPr>
                <w:noProof/>
                <w:webHidden/>
              </w:rPr>
              <w:fldChar w:fldCharType="begin"/>
            </w:r>
            <w:r w:rsidR="009F764E">
              <w:rPr>
                <w:noProof/>
                <w:webHidden/>
              </w:rPr>
              <w:instrText xml:space="preserve"> PAGEREF _Toc128064387 \h </w:instrText>
            </w:r>
            <w:r w:rsidR="009F764E">
              <w:rPr>
                <w:noProof/>
                <w:webHidden/>
              </w:rPr>
            </w:r>
            <w:r w:rsidR="009F764E">
              <w:rPr>
                <w:noProof/>
                <w:webHidden/>
              </w:rPr>
              <w:fldChar w:fldCharType="separate"/>
            </w:r>
            <w:r w:rsidR="00CE6966">
              <w:rPr>
                <w:noProof/>
                <w:webHidden/>
              </w:rPr>
              <w:t>4</w:t>
            </w:r>
            <w:r w:rsidR="009F764E">
              <w:rPr>
                <w:noProof/>
                <w:webHidden/>
              </w:rPr>
              <w:fldChar w:fldCharType="end"/>
            </w:r>
          </w:hyperlink>
        </w:p>
        <w:p w14:paraId="3CC669EE" w14:textId="7932B161"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88" w:history="1">
            <w:r w:rsidR="009F764E" w:rsidRPr="00154686">
              <w:rPr>
                <w:rStyle w:val="Hyperlink"/>
                <w:noProof/>
              </w:rPr>
              <w:t>3.3. Project Aim</w:t>
            </w:r>
            <w:r w:rsidR="009F764E">
              <w:rPr>
                <w:noProof/>
                <w:webHidden/>
              </w:rPr>
              <w:tab/>
            </w:r>
            <w:r w:rsidR="009F764E">
              <w:rPr>
                <w:noProof/>
                <w:webHidden/>
              </w:rPr>
              <w:fldChar w:fldCharType="begin"/>
            </w:r>
            <w:r w:rsidR="009F764E">
              <w:rPr>
                <w:noProof/>
                <w:webHidden/>
              </w:rPr>
              <w:instrText xml:space="preserve"> PAGEREF _Toc128064388 \h </w:instrText>
            </w:r>
            <w:r w:rsidR="009F764E">
              <w:rPr>
                <w:noProof/>
                <w:webHidden/>
              </w:rPr>
            </w:r>
            <w:r w:rsidR="009F764E">
              <w:rPr>
                <w:noProof/>
                <w:webHidden/>
              </w:rPr>
              <w:fldChar w:fldCharType="separate"/>
            </w:r>
            <w:r w:rsidR="00CE6966">
              <w:rPr>
                <w:noProof/>
                <w:webHidden/>
              </w:rPr>
              <w:t>4</w:t>
            </w:r>
            <w:r w:rsidR="009F764E">
              <w:rPr>
                <w:noProof/>
                <w:webHidden/>
              </w:rPr>
              <w:fldChar w:fldCharType="end"/>
            </w:r>
          </w:hyperlink>
        </w:p>
        <w:p w14:paraId="22DAA255" w14:textId="2C6D7B90"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89" w:history="1">
            <w:r w:rsidR="009F764E" w:rsidRPr="00154686">
              <w:rPr>
                <w:rStyle w:val="Hyperlink"/>
                <w:noProof/>
              </w:rPr>
              <w:t>3.4. Proposed System Solution</w:t>
            </w:r>
            <w:r w:rsidR="009F764E">
              <w:rPr>
                <w:noProof/>
                <w:webHidden/>
              </w:rPr>
              <w:tab/>
            </w:r>
            <w:r w:rsidR="009F764E">
              <w:rPr>
                <w:noProof/>
                <w:webHidden/>
              </w:rPr>
              <w:fldChar w:fldCharType="begin"/>
            </w:r>
            <w:r w:rsidR="009F764E">
              <w:rPr>
                <w:noProof/>
                <w:webHidden/>
              </w:rPr>
              <w:instrText xml:space="preserve"> PAGEREF _Toc128064389 \h </w:instrText>
            </w:r>
            <w:r w:rsidR="009F764E">
              <w:rPr>
                <w:noProof/>
                <w:webHidden/>
              </w:rPr>
            </w:r>
            <w:r w:rsidR="009F764E">
              <w:rPr>
                <w:noProof/>
                <w:webHidden/>
              </w:rPr>
              <w:fldChar w:fldCharType="separate"/>
            </w:r>
            <w:r w:rsidR="00CE6966">
              <w:rPr>
                <w:noProof/>
                <w:webHidden/>
              </w:rPr>
              <w:t>4</w:t>
            </w:r>
            <w:r w:rsidR="009F764E">
              <w:rPr>
                <w:noProof/>
                <w:webHidden/>
              </w:rPr>
              <w:fldChar w:fldCharType="end"/>
            </w:r>
          </w:hyperlink>
        </w:p>
        <w:p w14:paraId="38926CAC" w14:textId="0D59D698" w:rsidR="009F764E" w:rsidRDefault="00000000">
          <w:pPr>
            <w:pStyle w:val="TOC1"/>
            <w:rPr>
              <w:rFonts w:asciiTheme="minorHAnsi" w:eastAsiaTheme="minorEastAsia" w:hAnsiTheme="minorHAnsi" w:cstheme="minorBidi"/>
              <w:noProof/>
              <w:color w:val="auto"/>
              <w:sz w:val="22"/>
            </w:rPr>
          </w:pPr>
          <w:hyperlink w:anchor="_Toc128064390" w:history="1">
            <w:r w:rsidR="009F764E" w:rsidRPr="00154686">
              <w:rPr>
                <w:rStyle w:val="Hyperlink"/>
                <w:noProof/>
              </w:rPr>
              <w:t>4. Specifications</w:t>
            </w:r>
            <w:r w:rsidR="009F764E">
              <w:rPr>
                <w:noProof/>
                <w:webHidden/>
              </w:rPr>
              <w:tab/>
            </w:r>
            <w:r w:rsidR="009F764E">
              <w:rPr>
                <w:noProof/>
                <w:webHidden/>
              </w:rPr>
              <w:fldChar w:fldCharType="begin"/>
            </w:r>
            <w:r w:rsidR="009F764E">
              <w:rPr>
                <w:noProof/>
                <w:webHidden/>
              </w:rPr>
              <w:instrText xml:space="preserve"> PAGEREF _Toc128064390 \h </w:instrText>
            </w:r>
            <w:r w:rsidR="009F764E">
              <w:rPr>
                <w:noProof/>
                <w:webHidden/>
              </w:rPr>
            </w:r>
            <w:r w:rsidR="009F764E">
              <w:rPr>
                <w:noProof/>
                <w:webHidden/>
              </w:rPr>
              <w:fldChar w:fldCharType="separate"/>
            </w:r>
            <w:r w:rsidR="00CE6966">
              <w:rPr>
                <w:noProof/>
                <w:webHidden/>
              </w:rPr>
              <w:t>5</w:t>
            </w:r>
            <w:r w:rsidR="009F764E">
              <w:rPr>
                <w:noProof/>
                <w:webHidden/>
              </w:rPr>
              <w:fldChar w:fldCharType="end"/>
            </w:r>
          </w:hyperlink>
        </w:p>
        <w:p w14:paraId="645FDB7F" w14:textId="34490F5A"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91" w:history="1">
            <w:r w:rsidR="009F764E" w:rsidRPr="00154686">
              <w:rPr>
                <w:rStyle w:val="Hyperlink"/>
                <w:noProof/>
              </w:rPr>
              <w:t>4.1. High-Level System Requirements</w:t>
            </w:r>
            <w:r w:rsidR="009F764E">
              <w:rPr>
                <w:noProof/>
                <w:webHidden/>
              </w:rPr>
              <w:tab/>
            </w:r>
            <w:r w:rsidR="009F764E">
              <w:rPr>
                <w:noProof/>
                <w:webHidden/>
              </w:rPr>
              <w:fldChar w:fldCharType="begin"/>
            </w:r>
            <w:r w:rsidR="009F764E">
              <w:rPr>
                <w:noProof/>
                <w:webHidden/>
              </w:rPr>
              <w:instrText xml:space="preserve"> PAGEREF _Toc128064391 \h </w:instrText>
            </w:r>
            <w:r w:rsidR="009F764E">
              <w:rPr>
                <w:noProof/>
                <w:webHidden/>
              </w:rPr>
            </w:r>
            <w:r w:rsidR="009F764E">
              <w:rPr>
                <w:noProof/>
                <w:webHidden/>
              </w:rPr>
              <w:fldChar w:fldCharType="separate"/>
            </w:r>
            <w:r w:rsidR="00CE6966">
              <w:rPr>
                <w:noProof/>
                <w:webHidden/>
              </w:rPr>
              <w:t>5</w:t>
            </w:r>
            <w:r w:rsidR="009F764E">
              <w:rPr>
                <w:noProof/>
                <w:webHidden/>
              </w:rPr>
              <w:fldChar w:fldCharType="end"/>
            </w:r>
          </w:hyperlink>
        </w:p>
        <w:p w14:paraId="4C748F3F" w14:textId="0BFA5208"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92" w:history="1">
            <w:r w:rsidR="009F764E" w:rsidRPr="00154686">
              <w:rPr>
                <w:rStyle w:val="Hyperlink"/>
                <w:noProof/>
              </w:rPr>
              <w:t>4.2 Technical choices</w:t>
            </w:r>
            <w:r w:rsidR="009F764E">
              <w:rPr>
                <w:noProof/>
                <w:webHidden/>
              </w:rPr>
              <w:tab/>
            </w:r>
            <w:r w:rsidR="009F764E">
              <w:rPr>
                <w:noProof/>
                <w:webHidden/>
              </w:rPr>
              <w:fldChar w:fldCharType="begin"/>
            </w:r>
            <w:r w:rsidR="009F764E">
              <w:rPr>
                <w:noProof/>
                <w:webHidden/>
              </w:rPr>
              <w:instrText xml:space="preserve"> PAGEREF _Toc128064392 \h </w:instrText>
            </w:r>
            <w:r w:rsidR="009F764E">
              <w:rPr>
                <w:noProof/>
                <w:webHidden/>
              </w:rPr>
            </w:r>
            <w:r w:rsidR="009F764E">
              <w:rPr>
                <w:noProof/>
                <w:webHidden/>
              </w:rPr>
              <w:fldChar w:fldCharType="separate"/>
            </w:r>
            <w:r w:rsidR="00CE6966">
              <w:rPr>
                <w:noProof/>
                <w:webHidden/>
              </w:rPr>
              <w:t>5</w:t>
            </w:r>
            <w:r w:rsidR="009F764E">
              <w:rPr>
                <w:noProof/>
                <w:webHidden/>
              </w:rPr>
              <w:fldChar w:fldCharType="end"/>
            </w:r>
          </w:hyperlink>
        </w:p>
        <w:p w14:paraId="2EA8443F" w14:textId="6189067B" w:rsidR="009F764E" w:rsidRDefault="00000000">
          <w:pPr>
            <w:pStyle w:val="TOC1"/>
            <w:rPr>
              <w:rFonts w:asciiTheme="minorHAnsi" w:eastAsiaTheme="minorEastAsia" w:hAnsiTheme="minorHAnsi" w:cstheme="minorBidi"/>
              <w:noProof/>
              <w:color w:val="auto"/>
              <w:sz w:val="22"/>
            </w:rPr>
          </w:pPr>
          <w:hyperlink w:anchor="_Toc128064393" w:history="1">
            <w:r w:rsidR="009F764E" w:rsidRPr="00154686">
              <w:rPr>
                <w:rStyle w:val="Hyperlink"/>
                <w:noProof/>
              </w:rPr>
              <w:t>5. Roadmap</w:t>
            </w:r>
            <w:r w:rsidR="009F764E">
              <w:rPr>
                <w:noProof/>
                <w:webHidden/>
              </w:rPr>
              <w:tab/>
            </w:r>
            <w:r w:rsidR="009F764E">
              <w:rPr>
                <w:noProof/>
                <w:webHidden/>
              </w:rPr>
              <w:fldChar w:fldCharType="begin"/>
            </w:r>
            <w:r w:rsidR="009F764E">
              <w:rPr>
                <w:noProof/>
                <w:webHidden/>
              </w:rPr>
              <w:instrText xml:space="preserve"> PAGEREF _Toc128064393 \h </w:instrText>
            </w:r>
            <w:r w:rsidR="009F764E">
              <w:rPr>
                <w:noProof/>
                <w:webHidden/>
              </w:rPr>
            </w:r>
            <w:r w:rsidR="009F764E">
              <w:rPr>
                <w:noProof/>
                <w:webHidden/>
              </w:rPr>
              <w:fldChar w:fldCharType="separate"/>
            </w:r>
            <w:r w:rsidR="00CE6966">
              <w:rPr>
                <w:noProof/>
                <w:webHidden/>
              </w:rPr>
              <w:t>6</w:t>
            </w:r>
            <w:r w:rsidR="009F764E">
              <w:rPr>
                <w:noProof/>
                <w:webHidden/>
              </w:rPr>
              <w:fldChar w:fldCharType="end"/>
            </w:r>
          </w:hyperlink>
        </w:p>
        <w:p w14:paraId="66ED01DF" w14:textId="55ACDC42" w:rsidR="009F764E" w:rsidRDefault="00000000">
          <w:pPr>
            <w:pStyle w:val="TOC1"/>
            <w:rPr>
              <w:rFonts w:asciiTheme="minorHAnsi" w:eastAsiaTheme="minorEastAsia" w:hAnsiTheme="minorHAnsi" w:cstheme="minorBidi"/>
              <w:noProof/>
              <w:color w:val="auto"/>
              <w:sz w:val="22"/>
            </w:rPr>
          </w:pPr>
          <w:hyperlink w:anchor="_Toc128064396" w:history="1">
            <w:r w:rsidR="009F764E" w:rsidRPr="00154686">
              <w:rPr>
                <w:rStyle w:val="Hyperlink"/>
                <w:noProof/>
              </w:rPr>
              <w:t>6. Sprint Plan</w:t>
            </w:r>
            <w:r w:rsidR="009F764E">
              <w:rPr>
                <w:noProof/>
                <w:webHidden/>
              </w:rPr>
              <w:tab/>
            </w:r>
            <w:r w:rsidR="009F764E">
              <w:rPr>
                <w:noProof/>
                <w:webHidden/>
              </w:rPr>
              <w:fldChar w:fldCharType="begin"/>
            </w:r>
            <w:r w:rsidR="009F764E">
              <w:rPr>
                <w:noProof/>
                <w:webHidden/>
              </w:rPr>
              <w:instrText xml:space="preserve"> PAGEREF _Toc128064396 \h </w:instrText>
            </w:r>
            <w:r w:rsidR="009F764E">
              <w:rPr>
                <w:noProof/>
                <w:webHidden/>
              </w:rPr>
            </w:r>
            <w:r w:rsidR="009F764E">
              <w:rPr>
                <w:noProof/>
                <w:webHidden/>
              </w:rPr>
              <w:fldChar w:fldCharType="separate"/>
            </w:r>
            <w:r w:rsidR="00CE6966">
              <w:rPr>
                <w:noProof/>
                <w:webHidden/>
              </w:rPr>
              <w:t>7</w:t>
            </w:r>
            <w:r w:rsidR="009F764E">
              <w:rPr>
                <w:noProof/>
                <w:webHidden/>
              </w:rPr>
              <w:fldChar w:fldCharType="end"/>
            </w:r>
          </w:hyperlink>
        </w:p>
        <w:p w14:paraId="2D6DBAA7" w14:textId="5D955B13"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97" w:history="1">
            <w:r w:rsidR="009F764E" w:rsidRPr="00154686">
              <w:rPr>
                <w:rStyle w:val="Hyperlink"/>
                <w:noProof/>
              </w:rPr>
              <w:t>6.1. Summary of Sprint</w:t>
            </w:r>
            <w:r w:rsidR="009F764E">
              <w:rPr>
                <w:noProof/>
                <w:webHidden/>
              </w:rPr>
              <w:tab/>
            </w:r>
            <w:r w:rsidR="009F764E">
              <w:rPr>
                <w:noProof/>
                <w:webHidden/>
              </w:rPr>
              <w:fldChar w:fldCharType="begin"/>
            </w:r>
            <w:r w:rsidR="009F764E">
              <w:rPr>
                <w:noProof/>
                <w:webHidden/>
              </w:rPr>
              <w:instrText xml:space="preserve"> PAGEREF _Toc128064397 \h </w:instrText>
            </w:r>
            <w:r w:rsidR="009F764E">
              <w:rPr>
                <w:noProof/>
                <w:webHidden/>
              </w:rPr>
            </w:r>
            <w:r w:rsidR="009F764E">
              <w:rPr>
                <w:noProof/>
                <w:webHidden/>
              </w:rPr>
              <w:fldChar w:fldCharType="separate"/>
            </w:r>
            <w:r w:rsidR="00CE6966">
              <w:rPr>
                <w:noProof/>
                <w:webHidden/>
              </w:rPr>
              <w:t>7</w:t>
            </w:r>
            <w:r w:rsidR="009F764E">
              <w:rPr>
                <w:noProof/>
                <w:webHidden/>
              </w:rPr>
              <w:fldChar w:fldCharType="end"/>
            </w:r>
          </w:hyperlink>
        </w:p>
        <w:p w14:paraId="659E6F0F" w14:textId="68BF1C0E"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398" w:history="1">
            <w:r w:rsidR="009F764E" w:rsidRPr="00154686">
              <w:rPr>
                <w:rStyle w:val="Hyperlink"/>
                <w:noProof/>
              </w:rPr>
              <w:t>6.2. Risk of Features</w:t>
            </w:r>
            <w:r w:rsidR="009F764E">
              <w:rPr>
                <w:noProof/>
                <w:webHidden/>
              </w:rPr>
              <w:tab/>
            </w:r>
            <w:r w:rsidR="009F764E">
              <w:rPr>
                <w:noProof/>
                <w:webHidden/>
              </w:rPr>
              <w:fldChar w:fldCharType="begin"/>
            </w:r>
            <w:r w:rsidR="009F764E">
              <w:rPr>
                <w:noProof/>
                <w:webHidden/>
              </w:rPr>
              <w:instrText xml:space="preserve"> PAGEREF _Toc128064398 \h </w:instrText>
            </w:r>
            <w:r w:rsidR="009F764E">
              <w:rPr>
                <w:noProof/>
                <w:webHidden/>
              </w:rPr>
            </w:r>
            <w:r w:rsidR="009F764E">
              <w:rPr>
                <w:noProof/>
                <w:webHidden/>
              </w:rPr>
              <w:fldChar w:fldCharType="separate"/>
            </w:r>
            <w:r w:rsidR="00CE6966">
              <w:rPr>
                <w:noProof/>
                <w:webHidden/>
              </w:rPr>
              <w:t>7</w:t>
            </w:r>
            <w:r w:rsidR="009F764E">
              <w:rPr>
                <w:noProof/>
                <w:webHidden/>
              </w:rPr>
              <w:fldChar w:fldCharType="end"/>
            </w:r>
          </w:hyperlink>
        </w:p>
        <w:p w14:paraId="0A177CDA" w14:textId="631AA68F" w:rsidR="009F764E" w:rsidRDefault="00000000">
          <w:pPr>
            <w:pStyle w:val="TOC1"/>
            <w:rPr>
              <w:rFonts w:asciiTheme="minorHAnsi" w:eastAsiaTheme="minorEastAsia" w:hAnsiTheme="minorHAnsi" w:cstheme="minorBidi"/>
              <w:noProof/>
              <w:color w:val="auto"/>
              <w:sz w:val="22"/>
            </w:rPr>
          </w:pPr>
          <w:hyperlink w:anchor="_Toc128064399" w:history="1">
            <w:r w:rsidR="009F764E" w:rsidRPr="00154686">
              <w:rPr>
                <w:rStyle w:val="Hyperlink"/>
                <w:noProof/>
              </w:rPr>
              <w:t>Appendix</w:t>
            </w:r>
            <w:r w:rsidR="009F764E">
              <w:rPr>
                <w:noProof/>
                <w:webHidden/>
              </w:rPr>
              <w:tab/>
            </w:r>
            <w:r w:rsidR="009F764E">
              <w:rPr>
                <w:noProof/>
                <w:webHidden/>
              </w:rPr>
              <w:fldChar w:fldCharType="begin"/>
            </w:r>
            <w:r w:rsidR="009F764E">
              <w:rPr>
                <w:noProof/>
                <w:webHidden/>
              </w:rPr>
              <w:instrText xml:space="preserve"> PAGEREF _Toc128064399 \h </w:instrText>
            </w:r>
            <w:r w:rsidR="009F764E">
              <w:rPr>
                <w:noProof/>
                <w:webHidden/>
              </w:rPr>
            </w:r>
            <w:r w:rsidR="009F764E">
              <w:rPr>
                <w:noProof/>
                <w:webHidden/>
              </w:rPr>
              <w:fldChar w:fldCharType="separate"/>
            </w:r>
            <w:r w:rsidR="00CE6966">
              <w:rPr>
                <w:noProof/>
                <w:webHidden/>
              </w:rPr>
              <w:t>9</w:t>
            </w:r>
            <w:r w:rsidR="009F764E">
              <w:rPr>
                <w:noProof/>
                <w:webHidden/>
              </w:rPr>
              <w:fldChar w:fldCharType="end"/>
            </w:r>
          </w:hyperlink>
        </w:p>
        <w:p w14:paraId="421D67F9" w14:textId="65C55F7B"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400" w:history="1">
            <w:r w:rsidR="009F764E" w:rsidRPr="00154686">
              <w:rPr>
                <w:rStyle w:val="Hyperlink"/>
                <w:noProof/>
              </w:rPr>
              <w:t>A.1 Additional Technology Choices</w:t>
            </w:r>
            <w:r w:rsidR="009F764E">
              <w:rPr>
                <w:noProof/>
                <w:webHidden/>
              </w:rPr>
              <w:tab/>
            </w:r>
            <w:r w:rsidR="009F764E">
              <w:rPr>
                <w:noProof/>
                <w:webHidden/>
              </w:rPr>
              <w:fldChar w:fldCharType="begin"/>
            </w:r>
            <w:r w:rsidR="009F764E">
              <w:rPr>
                <w:noProof/>
                <w:webHidden/>
              </w:rPr>
              <w:instrText xml:space="preserve"> PAGEREF _Toc128064400 \h </w:instrText>
            </w:r>
            <w:r w:rsidR="009F764E">
              <w:rPr>
                <w:noProof/>
                <w:webHidden/>
              </w:rPr>
            </w:r>
            <w:r w:rsidR="009F764E">
              <w:rPr>
                <w:noProof/>
                <w:webHidden/>
              </w:rPr>
              <w:fldChar w:fldCharType="separate"/>
            </w:r>
            <w:r w:rsidR="00CE6966">
              <w:rPr>
                <w:noProof/>
                <w:webHidden/>
              </w:rPr>
              <w:t>9</w:t>
            </w:r>
            <w:r w:rsidR="009F764E">
              <w:rPr>
                <w:noProof/>
                <w:webHidden/>
              </w:rPr>
              <w:fldChar w:fldCharType="end"/>
            </w:r>
          </w:hyperlink>
        </w:p>
        <w:p w14:paraId="7D2A9ECF" w14:textId="1D9B7F13" w:rsidR="009F764E" w:rsidRDefault="00000000">
          <w:pPr>
            <w:pStyle w:val="TOC3"/>
            <w:rPr>
              <w:rFonts w:asciiTheme="minorHAnsi" w:eastAsiaTheme="minorEastAsia" w:hAnsiTheme="minorHAnsi" w:cstheme="minorBidi"/>
              <w:noProof/>
              <w:color w:val="auto"/>
              <w:sz w:val="22"/>
            </w:rPr>
          </w:pPr>
          <w:hyperlink w:anchor="_Toc128064401" w:history="1">
            <w:r w:rsidR="009F764E" w:rsidRPr="00154686">
              <w:rPr>
                <w:rStyle w:val="Hyperlink"/>
                <w:noProof/>
              </w:rPr>
              <w:t>A.1.1 TypeScript</w:t>
            </w:r>
            <w:r w:rsidR="009F764E">
              <w:rPr>
                <w:noProof/>
                <w:webHidden/>
              </w:rPr>
              <w:tab/>
            </w:r>
            <w:r w:rsidR="009F764E">
              <w:rPr>
                <w:noProof/>
                <w:webHidden/>
              </w:rPr>
              <w:fldChar w:fldCharType="begin"/>
            </w:r>
            <w:r w:rsidR="009F764E">
              <w:rPr>
                <w:noProof/>
                <w:webHidden/>
              </w:rPr>
              <w:instrText xml:space="preserve"> PAGEREF _Toc128064401 \h </w:instrText>
            </w:r>
            <w:r w:rsidR="009F764E">
              <w:rPr>
                <w:noProof/>
                <w:webHidden/>
              </w:rPr>
            </w:r>
            <w:r w:rsidR="009F764E">
              <w:rPr>
                <w:noProof/>
                <w:webHidden/>
              </w:rPr>
              <w:fldChar w:fldCharType="separate"/>
            </w:r>
            <w:r w:rsidR="00CE6966">
              <w:rPr>
                <w:noProof/>
                <w:webHidden/>
              </w:rPr>
              <w:t>9</w:t>
            </w:r>
            <w:r w:rsidR="009F764E">
              <w:rPr>
                <w:noProof/>
                <w:webHidden/>
              </w:rPr>
              <w:fldChar w:fldCharType="end"/>
            </w:r>
          </w:hyperlink>
        </w:p>
        <w:p w14:paraId="671B65DB" w14:textId="0C7CA13D" w:rsidR="009F764E" w:rsidRDefault="00000000">
          <w:pPr>
            <w:pStyle w:val="TOC3"/>
            <w:rPr>
              <w:rFonts w:asciiTheme="minorHAnsi" w:eastAsiaTheme="minorEastAsia" w:hAnsiTheme="minorHAnsi" w:cstheme="minorBidi"/>
              <w:noProof/>
              <w:color w:val="auto"/>
              <w:sz w:val="22"/>
            </w:rPr>
          </w:pPr>
          <w:hyperlink w:anchor="_Toc128064402" w:history="1">
            <w:r w:rsidR="009F764E" w:rsidRPr="00154686">
              <w:rPr>
                <w:rStyle w:val="Hyperlink"/>
                <w:noProof/>
              </w:rPr>
              <w:t>A.1.2 OAuth</w:t>
            </w:r>
            <w:r w:rsidR="009F764E">
              <w:rPr>
                <w:noProof/>
                <w:webHidden/>
              </w:rPr>
              <w:tab/>
            </w:r>
            <w:r w:rsidR="009F764E">
              <w:rPr>
                <w:noProof/>
                <w:webHidden/>
              </w:rPr>
              <w:fldChar w:fldCharType="begin"/>
            </w:r>
            <w:r w:rsidR="009F764E">
              <w:rPr>
                <w:noProof/>
                <w:webHidden/>
              </w:rPr>
              <w:instrText xml:space="preserve"> PAGEREF _Toc128064402 \h </w:instrText>
            </w:r>
            <w:r w:rsidR="009F764E">
              <w:rPr>
                <w:noProof/>
                <w:webHidden/>
              </w:rPr>
            </w:r>
            <w:r w:rsidR="009F764E">
              <w:rPr>
                <w:noProof/>
                <w:webHidden/>
              </w:rPr>
              <w:fldChar w:fldCharType="separate"/>
            </w:r>
            <w:r w:rsidR="00CE6966">
              <w:rPr>
                <w:noProof/>
                <w:webHidden/>
              </w:rPr>
              <w:t>9</w:t>
            </w:r>
            <w:r w:rsidR="009F764E">
              <w:rPr>
                <w:noProof/>
                <w:webHidden/>
              </w:rPr>
              <w:fldChar w:fldCharType="end"/>
            </w:r>
          </w:hyperlink>
        </w:p>
        <w:p w14:paraId="211F69BD" w14:textId="225C245E" w:rsidR="009F764E" w:rsidRDefault="00000000">
          <w:pPr>
            <w:pStyle w:val="TOC3"/>
            <w:rPr>
              <w:rFonts w:asciiTheme="minorHAnsi" w:eastAsiaTheme="minorEastAsia" w:hAnsiTheme="minorHAnsi" w:cstheme="minorBidi"/>
              <w:noProof/>
              <w:color w:val="auto"/>
              <w:sz w:val="22"/>
            </w:rPr>
          </w:pPr>
          <w:hyperlink w:anchor="_Toc128064403" w:history="1">
            <w:r w:rsidR="009F764E" w:rsidRPr="00154686">
              <w:rPr>
                <w:rStyle w:val="Hyperlink"/>
                <w:noProof/>
              </w:rPr>
              <w:t>A.1.3 Message Broker</w:t>
            </w:r>
            <w:r w:rsidR="009F764E">
              <w:rPr>
                <w:noProof/>
                <w:webHidden/>
              </w:rPr>
              <w:tab/>
            </w:r>
            <w:r w:rsidR="009F764E">
              <w:rPr>
                <w:noProof/>
                <w:webHidden/>
              </w:rPr>
              <w:fldChar w:fldCharType="begin"/>
            </w:r>
            <w:r w:rsidR="009F764E">
              <w:rPr>
                <w:noProof/>
                <w:webHidden/>
              </w:rPr>
              <w:instrText xml:space="preserve"> PAGEREF _Toc128064403 \h </w:instrText>
            </w:r>
            <w:r w:rsidR="009F764E">
              <w:rPr>
                <w:noProof/>
                <w:webHidden/>
              </w:rPr>
            </w:r>
            <w:r w:rsidR="009F764E">
              <w:rPr>
                <w:noProof/>
                <w:webHidden/>
              </w:rPr>
              <w:fldChar w:fldCharType="separate"/>
            </w:r>
            <w:r w:rsidR="00CE6966">
              <w:rPr>
                <w:noProof/>
                <w:webHidden/>
              </w:rPr>
              <w:t>9</w:t>
            </w:r>
            <w:r w:rsidR="009F764E">
              <w:rPr>
                <w:noProof/>
                <w:webHidden/>
              </w:rPr>
              <w:fldChar w:fldCharType="end"/>
            </w:r>
          </w:hyperlink>
        </w:p>
        <w:p w14:paraId="4D282FB5" w14:textId="4E4B2AA3"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404" w:history="1">
            <w:r w:rsidR="009F764E" w:rsidRPr="00154686">
              <w:rPr>
                <w:rStyle w:val="Hyperlink"/>
                <w:noProof/>
              </w:rPr>
              <w:t>A.2 Monthly Gantt Chart View</w:t>
            </w:r>
            <w:r w:rsidR="009F764E">
              <w:rPr>
                <w:noProof/>
                <w:webHidden/>
              </w:rPr>
              <w:tab/>
            </w:r>
            <w:r w:rsidR="009F764E">
              <w:rPr>
                <w:noProof/>
                <w:webHidden/>
              </w:rPr>
              <w:fldChar w:fldCharType="begin"/>
            </w:r>
            <w:r w:rsidR="009F764E">
              <w:rPr>
                <w:noProof/>
                <w:webHidden/>
              </w:rPr>
              <w:instrText xml:space="preserve"> PAGEREF _Toc128064404 \h </w:instrText>
            </w:r>
            <w:r w:rsidR="009F764E">
              <w:rPr>
                <w:noProof/>
                <w:webHidden/>
              </w:rPr>
            </w:r>
            <w:r w:rsidR="009F764E">
              <w:rPr>
                <w:noProof/>
                <w:webHidden/>
              </w:rPr>
              <w:fldChar w:fldCharType="separate"/>
            </w:r>
            <w:r w:rsidR="00CE6966">
              <w:rPr>
                <w:noProof/>
                <w:webHidden/>
              </w:rPr>
              <w:t>9</w:t>
            </w:r>
            <w:r w:rsidR="009F764E">
              <w:rPr>
                <w:noProof/>
                <w:webHidden/>
              </w:rPr>
              <w:fldChar w:fldCharType="end"/>
            </w:r>
          </w:hyperlink>
        </w:p>
        <w:p w14:paraId="19BB0780" w14:textId="4CFBB1D4" w:rsidR="009F764E" w:rsidRDefault="00000000">
          <w:pPr>
            <w:pStyle w:val="TOC3"/>
            <w:rPr>
              <w:rFonts w:asciiTheme="minorHAnsi" w:eastAsiaTheme="minorEastAsia" w:hAnsiTheme="minorHAnsi" w:cstheme="minorBidi"/>
              <w:noProof/>
              <w:color w:val="auto"/>
              <w:sz w:val="22"/>
            </w:rPr>
          </w:pPr>
          <w:hyperlink w:anchor="_Toc128064405" w:history="1">
            <w:r w:rsidR="009F764E" w:rsidRPr="00154686">
              <w:rPr>
                <w:rStyle w:val="Hyperlink"/>
                <w:noProof/>
              </w:rPr>
              <w:t>A.2.1 Whole Monthly View of Project</w:t>
            </w:r>
            <w:r w:rsidR="009F764E">
              <w:rPr>
                <w:noProof/>
                <w:webHidden/>
              </w:rPr>
              <w:tab/>
            </w:r>
            <w:r w:rsidR="009F764E">
              <w:rPr>
                <w:noProof/>
                <w:webHidden/>
              </w:rPr>
              <w:fldChar w:fldCharType="begin"/>
            </w:r>
            <w:r w:rsidR="009F764E">
              <w:rPr>
                <w:noProof/>
                <w:webHidden/>
              </w:rPr>
              <w:instrText xml:space="preserve"> PAGEREF _Toc128064405 \h </w:instrText>
            </w:r>
            <w:r w:rsidR="009F764E">
              <w:rPr>
                <w:noProof/>
                <w:webHidden/>
              </w:rPr>
            </w:r>
            <w:r w:rsidR="009F764E">
              <w:rPr>
                <w:noProof/>
                <w:webHidden/>
              </w:rPr>
              <w:fldChar w:fldCharType="separate"/>
            </w:r>
            <w:r w:rsidR="00CE6966">
              <w:rPr>
                <w:noProof/>
                <w:webHidden/>
              </w:rPr>
              <w:t>9</w:t>
            </w:r>
            <w:r w:rsidR="009F764E">
              <w:rPr>
                <w:noProof/>
                <w:webHidden/>
              </w:rPr>
              <w:fldChar w:fldCharType="end"/>
            </w:r>
          </w:hyperlink>
        </w:p>
        <w:p w14:paraId="371B7DB0" w14:textId="6A72D5A1" w:rsidR="009F764E" w:rsidRDefault="00000000">
          <w:pPr>
            <w:pStyle w:val="TOC3"/>
            <w:rPr>
              <w:rFonts w:asciiTheme="minorHAnsi" w:eastAsiaTheme="minorEastAsia" w:hAnsiTheme="minorHAnsi" w:cstheme="minorBidi"/>
              <w:noProof/>
              <w:color w:val="auto"/>
              <w:sz w:val="22"/>
            </w:rPr>
          </w:pPr>
          <w:hyperlink w:anchor="_Toc128064406" w:history="1">
            <w:r w:rsidR="009F764E" w:rsidRPr="00154686">
              <w:rPr>
                <w:rStyle w:val="Hyperlink"/>
                <w:noProof/>
              </w:rPr>
              <w:t>A.2.2 Weekly View of CSC3068</w:t>
            </w:r>
            <w:r w:rsidR="009F764E">
              <w:rPr>
                <w:noProof/>
                <w:webHidden/>
              </w:rPr>
              <w:tab/>
            </w:r>
            <w:r w:rsidR="009F764E">
              <w:rPr>
                <w:noProof/>
                <w:webHidden/>
              </w:rPr>
              <w:fldChar w:fldCharType="begin"/>
            </w:r>
            <w:r w:rsidR="009F764E">
              <w:rPr>
                <w:noProof/>
                <w:webHidden/>
              </w:rPr>
              <w:instrText xml:space="preserve"> PAGEREF _Toc128064406 \h </w:instrText>
            </w:r>
            <w:r w:rsidR="009F764E">
              <w:rPr>
                <w:noProof/>
                <w:webHidden/>
              </w:rPr>
            </w:r>
            <w:r w:rsidR="009F764E">
              <w:rPr>
                <w:noProof/>
                <w:webHidden/>
              </w:rPr>
              <w:fldChar w:fldCharType="separate"/>
            </w:r>
            <w:r w:rsidR="00CE6966">
              <w:rPr>
                <w:noProof/>
                <w:webHidden/>
              </w:rPr>
              <w:t>10</w:t>
            </w:r>
            <w:r w:rsidR="009F764E">
              <w:rPr>
                <w:noProof/>
                <w:webHidden/>
              </w:rPr>
              <w:fldChar w:fldCharType="end"/>
            </w:r>
          </w:hyperlink>
        </w:p>
        <w:p w14:paraId="34B187A7" w14:textId="3BA3F077" w:rsidR="009F764E" w:rsidRDefault="00000000">
          <w:pPr>
            <w:pStyle w:val="TOC3"/>
            <w:rPr>
              <w:rFonts w:asciiTheme="minorHAnsi" w:eastAsiaTheme="minorEastAsia" w:hAnsiTheme="minorHAnsi" w:cstheme="minorBidi"/>
              <w:noProof/>
              <w:color w:val="auto"/>
              <w:sz w:val="22"/>
            </w:rPr>
          </w:pPr>
          <w:hyperlink w:anchor="_Toc128064407" w:history="1">
            <w:r w:rsidR="009F764E" w:rsidRPr="00154686">
              <w:rPr>
                <w:rStyle w:val="Hyperlink"/>
                <w:noProof/>
              </w:rPr>
              <w:t>A.2.3 Weekly View of CSC3069</w:t>
            </w:r>
            <w:r w:rsidR="009F764E">
              <w:rPr>
                <w:noProof/>
                <w:webHidden/>
              </w:rPr>
              <w:tab/>
            </w:r>
            <w:r w:rsidR="009F764E">
              <w:rPr>
                <w:noProof/>
                <w:webHidden/>
              </w:rPr>
              <w:fldChar w:fldCharType="begin"/>
            </w:r>
            <w:r w:rsidR="009F764E">
              <w:rPr>
                <w:noProof/>
                <w:webHidden/>
              </w:rPr>
              <w:instrText xml:space="preserve"> PAGEREF _Toc128064407 \h </w:instrText>
            </w:r>
            <w:r w:rsidR="009F764E">
              <w:rPr>
                <w:noProof/>
                <w:webHidden/>
              </w:rPr>
            </w:r>
            <w:r w:rsidR="009F764E">
              <w:rPr>
                <w:noProof/>
                <w:webHidden/>
              </w:rPr>
              <w:fldChar w:fldCharType="separate"/>
            </w:r>
            <w:r w:rsidR="00CE6966">
              <w:rPr>
                <w:noProof/>
                <w:webHidden/>
              </w:rPr>
              <w:t>10</w:t>
            </w:r>
            <w:r w:rsidR="009F764E">
              <w:rPr>
                <w:noProof/>
                <w:webHidden/>
              </w:rPr>
              <w:fldChar w:fldCharType="end"/>
            </w:r>
          </w:hyperlink>
        </w:p>
        <w:p w14:paraId="19ADECC9" w14:textId="6BA6EEC8"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408" w:history="1">
            <w:r w:rsidR="009F764E" w:rsidRPr="00154686">
              <w:rPr>
                <w:rStyle w:val="Hyperlink"/>
                <w:noProof/>
              </w:rPr>
              <w:t>A.3 Critical Path Analysis</w:t>
            </w:r>
            <w:r w:rsidR="009F764E">
              <w:rPr>
                <w:noProof/>
                <w:webHidden/>
              </w:rPr>
              <w:tab/>
            </w:r>
            <w:r w:rsidR="009F764E">
              <w:rPr>
                <w:noProof/>
                <w:webHidden/>
              </w:rPr>
              <w:fldChar w:fldCharType="begin"/>
            </w:r>
            <w:r w:rsidR="009F764E">
              <w:rPr>
                <w:noProof/>
                <w:webHidden/>
              </w:rPr>
              <w:instrText xml:space="preserve"> PAGEREF _Toc128064408 \h </w:instrText>
            </w:r>
            <w:r w:rsidR="009F764E">
              <w:rPr>
                <w:noProof/>
                <w:webHidden/>
              </w:rPr>
            </w:r>
            <w:r w:rsidR="009F764E">
              <w:rPr>
                <w:noProof/>
                <w:webHidden/>
              </w:rPr>
              <w:fldChar w:fldCharType="separate"/>
            </w:r>
            <w:r w:rsidR="00CE6966">
              <w:rPr>
                <w:noProof/>
                <w:webHidden/>
              </w:rPr>
              <w:t>11</w:t>
            </w:r>
            <w:r w:rsidR="009F764E">
              <w:rPr>
                <w:noProof/>
                <w:webHidden/>
              </w:rPr>
              <w:fldChar w:fldCharType="end"/>
            </w:r>
          </w:hyperlink>
        </w:p>
        <w:p w14:paraId="406189B3" w14:textId="2F91C8FB"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409" w:history="1">
            <w:r w:rsidR="009F764E" w:rsidRPr="00154686">
              <w:rPr>
                <w:rStyle w:val="Hyperlink"/>
                <w:noProof/>
              </w:rPr>
              <w:t>A.4 User Stories</w:t>
            </w:r>
            <w:r w:rsidR="009F764E">
              <w:rPr>
                <w:noProof/>
                <w:webHidden/>
              </w:rPr>
              <w:tab/>
            </w:r>
            <w:r w:rsidR="009F764E">
              <w:rPr>
                <w:noProof/>
                <w:webHidden/>
              </w:rPr>
              <w:fldChar w:fldCharType="begin"/>
            </w:r>
            <w:r w:rsidR="009F764E">
              <w:rPr>
                <w:noProof/>
                <w:webHidden/>
              </w:rPr>
              <w:instrText xml:space="preserve"> PAGEREF _Toc128064409 \h </w:instrText>
            </w:r>
            <w:r w:rsidR="009F764E">
              <w:rPr>
                <w:noProof/>
                <w:webHidden/>
              </w:rPr>
            </w:r>
            <w:r w:rsidR="009F764E">
              <w:rPr>
                <w:noProof/>
                <w:webHidden/>
              </w:rPr>
              <w:fldChar w:fldCharType="separate"/>
            </w:r>
            <w:r w:rsidR="00CE6966">
              <w:rPr>
                <w:noProof/>
                <w:webHidden/>
              </w:rPr>
              <w:t>11</w:t>
            </w:r>
            <w:r w:rsidR="009F764E">
              <w:rPr>
                <w:noProof/>
                <w:webHidden/>
              </w:rPr>
              <w:fldChar w:fldCharType="end"/>
            </w:r>
          </w:hyperlink>
        </w:p>
        <w:p w14:paraId="78EC7815" w14:textId="2BA10110" w:rsidR="009F764E" w:rsidRDefault="00000000">
          <w:pPr>
            <w:pStyle w:val="TOC3"/>
            <w:rPr>
              <w:rFonts w:asciiTheme="minorHAnsi" w:eastAsiaTheme="minorEastAsia" w:hAnsiTheme="minorHAnsi" w:cstheme="minorBidi"/>
              <w:noProof/>
              <w:color w:val="auto"/>
              <w:sz w:val="22"/>
            </w:rPr>
          </w:pPr>
          <w:hyperlink w:anchor="_Toc128064410" w:history="1">
            <w:r w:rsidR="009F764E" w:rsidRPr="00154686">
              <w:rPr>
                <w:rStyle w:val="Hyperlink"/>
                <w:noProof/>
              </w:rPr>
              <w:t>A.4.1 Caroline Johnson</w:t>
            </w:r>
            <w:r w:rsidR="009F764E">
              <w:rPr>
                <w:noProof/>
                <w:webHidden/>
              </w:rPr>
              <w:tab/>
            </w:r>
            <w:r w:rsidR="009F764E">
              <w:rPr>
                <w:noProof/>
                <w:webHidden/>
              </w:rPr>
              <w:fldChar w:fldCharType="begin"/>
            </w:r>
            <w:r w:rsidR="009F764E">
              <w:rPr>
                <w:noProof/>
                <w:webHidden/>
              </w:rPr>
              <w:instrText xml:space="preserve"> PAGEREF _Toc128064410 \h </w:instrText>
            </w:r>
            <w:r w:rsidR="009F764E">
              <w:rPr>
                <w:noProof/>
                <w:webHidden/>
              </w:rPr>
            </w:r>
            <w:r w:rsidR="009F764E">
              <w:rPr>
                <w:noProof/>
                <w:webHidden/>
              </w:rPr>
              <w:fldChar w:fldCharType="separate"/>
            </w:r>
            <w:r w:rsidR="00CE6966">
              <w:rPr>
                <w:noProof/>
                <w:webHidden/>
              </w:rPr>
              <w:t>11</w:t>
            </w:r>
            <w:r w:rsidR="009F764E">
              <w:rPr>
                <w:noProof/>
                <w:webHidden/>
              </w:rPr>
              <w:fldChar w:fldCharType="end"/>
            </w:r>
          </w:hyperlink>
        </w:p>
        <w:p w14:paraId="22C7B897" w14:textId="0C457CFD" w:rsidR="009F764E" w:rsidRDefault="00000000">
          <w:pPr>
            <w:pStyle w:val="TOC3"/>
            <w:rPr>
              <w:rFonts w:asciiTheme="minorHAnsi" w:eastAsiaTheme="minorEastAsia" w:hAnsiTheme="minorHAnsi" w:cstheme="minorBidi"/>
              <w:noProof/>
              <w:color w:val="auto"/>
              <w:sz w:val="22"/>
            </w:rPr>
          </w:pPr>
          <w:hyperlink w:anchor="_Toc128064411" w:history="1">
            <w:r w:rsidR="009F764E" w:rsidRPr="00154686">
              <w:rPr>
                <w:rStyle w:val="Hyperlink"/>
                <w:noProof/>
              </w:rPr>
              <w:t>A.4.2 Susan Doherty</w:t>
            </w:r>
            <w:r w:rsidR="009F764E">
              <w:rPr>
                <w:noProof/>
                <w:webHidden/>
              </w:rPr>
              <w:tab/>
            </w:r>
            <w:r w:rsidR="009F764E">
              <w:rPr>
                <w:noProof/>
                <w:webHidden/>
              </w:rPr>
              <w:fldChar w:fldCharType="begin"/>
            </w:r>
            <w:r w:rsidR="009F764E">
              <w:rPr>
                <w:noProof/>
                <w:webHidden/>
              </w:rPr>
              <w:instrText xml:space="preserve"> PAGEREF _Toc128064411 \h </w:instrText>
            </w:r>
            <w:r w:rsidR="009F764E">
              <w:rPr>
                <w:noProof/>
                <w:webHidden/>
              </w:rPr>
            </w:r>
            <w:r w:rsidR="009F764E">
              <w:rPr>
                <w:noProof/>
                <w:webHidden/>
              </w:rPr>
              <w:fldChar w:fldCharType="separate"/>
            </w:r>
            <w:r w:rsidR="00CE6966">
              <w:rPr>
                <w:noProof/>
                <w:webHidden/>
              </w:rPr>
              <w:t>12</w:t>
            </w:r>
            <w:r w:rsidR="009F764E">
              <w:rPr>
                <w:noProof/>
                <w:webHidden/>
              </w:rPr>
              <w:fldChar w:fldCharType="end"/>
            </w:r>
          </w:hyperlink>
        </w:p>
        <w:p w14:paraId="63012F2D" w14:textId="73208A0C" w:rsidR="009F764E" w:rsidRDefault="00000000">
          <w:pPr>
            <w:pStyle w:val="TOC3"/>
            <w:rPr>
              <w:rFonts w:asciiTheme="minorHAnsi" w:eastAsiaTheme="minorEastAsia" w:hAnsiTheme="minorHAnsi" w:cstheme="minorBidi"/>
              <w:noProof/>
              <w:color w:val="auto"/>
              <w:sz w:val="22"/>
            </w:rPr>
          </w:pPr>
          <w:hyperlink w:anchor="_Toc128064412" w:history="1">
            <w:r w:rsidR="009F764E" w:rsidRPr="00154686">
              <w:rPr>
                <w:rStyle w:val="Hyperlink"/>
                <w:noProof/>
              </w:rPr>
              <w:t>A.4.3 Keith Donaldson</w:t>
            </w:r>
            <w:r w:rsidR="009F764E">
              <w:rPr>
                <w:noProof/>
                <w:webHidden/>
              </w:rPr>
              <w:tab/>
            </w:r>
            <w:r w:rsidR="009F764E">
              <w:rPr>
                <w:noProof/>
                <w:webHidden/>
              </w:rPr>
              <w:fldChar w:fldCharType="begin"/>
            </w:r>
            <w:r w:rsidR="009F764E">
              <w:rPr>
                <w:noProof/>
                <w:webHidden/>
              </w:rPr>
              <w:instrText xml:space="preserve"> PAGEREF _Toc128064412 \h </w:instrText>
            </w:r>
            <w:r w:rsidR="009F764E">
              <w:rPr>
                <w:noProof/>
                <w:webHidden/>
              </w:rPr>
            </w:r>
            <w:r w:rsidR="009F764E">
              <w:rPr>
                <w:noProof/>
                <w:webHidden/>
              </w:rPr>
              <w:fldChar w:fldCharType="separate"/>
            </w:r>
            <w:r w:rsidR="00CE6966">
              <w:rPr>
                <w:noProof/>
                <w:webHidden/>
              </w:rPr>
              <w:t>12</w:t>
            </w:r>
            <w:r w:rsidR="009F764E">
              <w:rPr>
                <w:noProof/>
                <w:webHidden/>
              </w:rPr>
              <w:fldChar w:fldCharType="end"/>
            </w:r>
          </w:hyperlink>
        </w:p>
        <w:p w14:paraId="3F7BC5A3" w14:textId="014D26AB"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413" w:history="1">
            <w:r w:rsidR="009F764E" w:rsidRPr="00154686">
              <w:rPr>
                <w:rStyle w:val="Hyperlink"/>
                <w:noProof/>
              </w:rPr>
              <w:t>A.5 Draft Requirements</w:t>
            </w:r>
            <w:r w:rsidR="009F764E">
              <w:rPr>
                <w:noProof/>
                <w:webHidden/>
              </w:rPr>
              <w:tab/>
            </w:r>
            <w:r w:rsidR="009F764E">
              <w:rPr>
                <w:noProof/>
                <w:webHidden/>
              </w:rPr>
              <w:fldChar w:fldCharType="begin"/>
            </w:r>
            <w:r w:rsidR="009F764E">
              <w:rPr>
                <w:noProof/>
                <w:webHidden/>
              </w:rPr>
              <w:instrText xml:space="preserve"> PAGEREF _Toc128064413 \h </w:instrText>
            </w:r>
            <w:r w:rsidR="009F764E">
              <w:rPr>
                <w:noProof/>
                <w:webHidden/>
              </w:rPr>
            </w:r>
            <w:r w:rsidR="009F764E">
              <w:rPr>
                <w:noProof/>
                <w:webHidden/>
              </w:rPr>
              <w:fldChar w:fldCharType="separate"/>
            </w:r>
            <w:r w:rsidR="00CE6966">
              <w:rPr>
                <w:noProof/>
                <w:webHidden/>
              </w:rPr>
              <w:t>13</w:t>
            </w:r>
            <w:r w:rsidR="009F764E">
              <w:rPr>
                <w:noProof/>
                <w:webHidden/>
              </w:rPr>
              <w:fldChar w:fldCharType="end"/>
            </w:r>
          </w:hyperlink>
        </w:p>
        <w:p w14:paraId="0A59D476" w14:textId="7CE31DAD" w:rsidR="009F764E" w:rsidRDefault="00000000">
          <w:pPr>
            <w:pStyle w:val="TOC2"/>
            <w:tabs>
              <w:tab w:val="right" w:leader="dot" w:pos="9284"/>
            </w:tabs>
            <w:rPr>
              <w:rFonts w:asciiTheme="minorHAnsi" w:eastAsiaTheme="minorEastAsia" w:hAnsiTheme="minorHAnsi" w:cstheme="minorBidi"/>
              <w:noProof/>
              <w:color w:val="auto"/>
              <w:sz w:val="22"/>
            </w:rPr>
          </w:pPr>
          <w:hyperlink w:anchor="_Toc128064414" w:history="1">
            <w:r w:rsidR="009F764E" w:rsidRPr="00154686">
              <w:rPr>
                <w:rStyle w:val="Hyperlink"/>
                <w:noProof/>
              </w:rPr>
              <w:t>A.6 References</w:t>
            </w:r>
            <w:r w:rsidR="009F764E">
              <w:rPr>
                <w:noProof/>
                <w:webHidden/>
              </w:rPr>
              <w:tab/>
            </w:r>
            <w:r w:rsidR="009F764E">
              <w:rPr>
                <w:noProof/>
                <w:webHidden/>
              </w:rPr>
              <w:fldChar w:fldCharType="begin"/>
            </w:r>
            <w:r w:rsidR="009F764E">
              <w:rPr>
                <w:noProof/>
                <w:webHidden/>
              </w:rPr>
              <w:instrText xml:space="preserve"> PAGEREF _Toc128064414 \h </w:instrText>
            </w:r>
            <w:r w:rsidR="009F764E">
              <w:rPr>
                <w:noProof/>
                <w:webHidden/>
              </w:rPr>
            </w:r>
            <w:r w:rsidR="009F764E">
              <w:rPr>
                <w:noProof/>
                <w:webHidden/>
              </w:rPr>
              <w:fldChar w:fldCharType="separate"/>
            </w:r>
            <w:r w:rsidR="00CE6966">
              <w:rPr>
                <w:noProof/>
                <w:webHidden/>
              </w:rPr>
              <w:t>15</w:t>
            </w:r>
            <w:r w:rsidR="009F764E">
              <w:rPr>
                <w:noProof/>
                <w:webHidden/>
              </w:rPr>
              <w:fldChar w:fldCharType="end"/>
            </w:r>
          </w:hyperlink>
        </w:p>
        <w:p w14:paraId="01C8EA86" w14:textId="333868F7" w:rsidR="00E57A6A" w:rsidRPr="009F764E" w:rsidRDefault="00075466" w:rsidP="009F764E">
          <w:pPr>
            <w:pStyle w:val="TOC2"/>
            <w:ind w:left="0" w:firstLine="0"/>
            <w:rPr>
              <w:color w:val="0563C1" w:themeColor="hyperlink"/>
              <w:u w:val="single"/>
            </w:rPr>
          </w:pPr>
          <w:r>
            <w:fldChar w:fldCharType="end"/>
          </w:r>
        </w:p>
      </w:sdtContent>
    </w:sdt>
    <w:p w14:paraId="38D4A3CE" w14:textId="121D1C07" w:rsidR="00390AF0" w:rsidRDefault="74A143CA" w:rsidP="008F1DD2">
      <w:pPr>
        <w:pStyle w:val="Heading1"/>
        <w:numPr>
          <w:ilvl w:val="0"/>
          <w:numId w:val="0"/>
        </w:numPr>
        <w:ind w:left="19" w:hanging="10"/>
      </w:pPr>
      <w:r>
        <w:br w:type="page"/>
      </w:r>
      <w:bookmarkStart w:id="1" w:name="_Toc127529366"/>
      <w:bookmarkStart w:id="2" w:name="_Toc127536931"/>
      <w:bookmarkStart w:id="3" w:name="_Toc1513567467"/>
      <w:bookmarkStart w:id="4" w:name="_Toc2126300439"/>
      <w:bookmarkStart w:id="5" w:name="_Toc128064370"/>
      <w:r w:rsidR="007B7726">
        <w:lastRenderedPageBreak/>
        <w:t xml:space="preserve">1. </w:t>
      </w:r>
      <w:r w:rsidR="00390AF0">
        <w:t>Vision</w:t>
      </w:r>
      <w:bookmarkEnd w:id="0"/>
      <w:bookmarkEnd w:id="1"/>
      <w:bookmarkEnd w:id="2"/>
      <w:bookmarkEnd w:id="3"/>
      <w:bookmarkEnd w:id="4"/>
      <w:bookmarkEnd w:id="5"/>
    </w:p>
    <w:p w14:paraId="509CFAD7" w14:textId="3167D0B8" w:rsidR="00390AF0" w:rsidRDefault="007B7726" w:rsidP="003B0529">
      <w:pPr>
        <w:pStyle w:val="Heading2"/>
        <w:numPr>
          <w:ilvl w:val="0"/>
          <w:numId w:val="0"/>
        </w:numPr>
        <w:ind w:left="19" w:hanging="10"/>
        <w:rPr>
          <w:color w:val="000000" w:themeColor="text1"/>
        </w:rPr>
      </w:pPr>
      <w:bookmarkStart w:id="6" w:name="_Toc127529367"/>
      <w:bookmarkStart w:id="7" w:name="_Toc127536932"/>
      <w:bookmarkStart w:id="8" w:name="_Toc128064371"/>
      <w:bookmarkStart w:id="9" w:name="_Toc937088584"/>
      <w:bookmarkStart w:id="10" w:name="_Toc935738160"/>
      <w:bookmarkStart w:id="11" w:name="_Toc1902355777"/>
      <w:r>
        <w:t xml:space="preserve">1.1. </w:t>
      </w:r>
      <w:r w:rsidR="00390AF0" w:rsidRPr="00C93D79">
        <w:t>System</w:t>
      </w:r>
      <w:r w:rsidR="00390AF0" w:rsidRPr="521BA311">
        <w:t xml:space="preserve"> Introduction</w:t>
      </w:r>
      <w:bookmarkEnd w:id="6"/>
      <w:bookmarkEnd w:id="7"/>
      <w:bookmarkEnd w:id="8"/>
      <w:r w:rsidR="00390AF0" w:rsidRPr="46979526">
        <w:rPr>
          <w:color w:val="000000" w:themeColor="text1"/>
          <w:sz w:val="32"/>
          <w:szCs w:val="32"/>
        </w:rPr>
        <w:t xml:space="preserve"> </w:t>
      </w:r>
      <w:bookmarkEnd w:id="9"/>
      <w:bookmarkEnd w:id="10"/>
      <w:bookmarkEnd w:id="11"/>
    </w:p>
    <w:p w14:paraId="1F8C23E7" w14:textId="2CCF187F" w:rsidR="00BE7CA9" w:rsidRPr="00BE7CA9" w:rsidRDefault="00543751" w:rsidP="00BD5ACB">
      <w:pPr>
        <w:pStyle w:val="Heading3"/>
        <w:rPr>
          <w:ins w:id="12" w:author="Andrew Robb" w:date="2023-02-22T15:51:00Z"/>
        </w:rPr>
      </w:pPr>
      <w:bookmarkStart w:id="13" w:name="_Toc631864626"/>
      <w:bookmarkStart w:id="14" w:name="_Toc127529368"/>
      <w:bookmarkStart w:id="15" w:name="_Toc127536933"/>
      <w:bookmarkStart w:id="16" w:name="_Toc1079539042"/>
      <w:bookmarkStart w:id="17" w:name="_Toc745850200"/>
      <w:bookmarkStart w:id="18" w:name="_Toc128064372"/>
      <w:r>
        <w:t xml:space="preserve">1.1.1. </w:t>
      </w:r>
      <w:r w:rsidR="00390AF0" w:rsidRPr="00390AF0">
        <w:t>Key Features</w:t>
      </w:r>
      <w:bookmarkEnd w:id="13"/>
      <w:bookmarkEnd w:id="14"/>
      <w:bookmarkEnd w:id="15"/>
      <w:bookmarkEnd w:id="16"/>
      <w:bookmarkEnd w:id="17"/>
      <w:bookmarkEnd w:id="18"/>
    </w:p>
    <w:p w14:paraId="61C5E2A0" w14:textId="02A9F387" w:rsidR="00390AF0" w:rsidRPr="009D3C07" w:rsidRDefault="00131CEF" w:rsidP="2C0F070C">
      <w:pPr>
        <w:spacing w:line="240" w:lineRule="auto"/>
        <w:rPr>
          <w:color w:val="000000" w:themeColor="text1"/>
        </w:rPr>
      </w:pPr>
      <w:r>
        <w:rPr>
          <w:noProof/>
          <w:color w:val="000000" w:themeColor="text1"/>
        </w:rPr>
        <w:drawing>
          <wp:anchor distT="0" distB="0" distL="114300" distR="114300" simplePos="0" relativeHeight="251658244" behindDoc="0" locked="0" layoutInCell="1" allowOverlap="1" wp14:anchorId="74421D33" wp14:editId="39B401F7">
            <wp:simplePos x="0" y="0"/>
            <wp:positionH relativeFrom="column">
              <wp:posOffset>3175</wp:posOffset>
            </wp:positionH>
            <wp:positionV relativeFrom="paragraph">
              <wp:posOffset>112395</wp:posOffset>
            </wp:positionV>
            <wp:extent cx="2887345" cy="1924685"/>
            <wp:effectExtent l="19050" t="19050" r="27305" b="18415"/>
            <wp:wrapSquare wrapText="bothSides"/>
            <wp:docPr id="29" name="Picture 29" descr="A picture containing text, computer,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omputer, person, window&#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7345" cy="192468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390AF0" w:rsidRPr="4A0EE58D">
        <w:rPr>
          <w:color w:val="000000" w:themeColor="text1"/>
        </w:rPr>
        <w:t>We propose two systems</w:t>
      </w:r>
      <w:ins w:id="19" w:author="Andrew Robb" w:date="2023-02-22T15:57:00Z">
        <w:r w:rsidR="55C7B25B" w:rsidRPr="08A39E2F">
          <w:rPr>
            <w:color w:val="000000" w:themeColor="text1"/>
          </w:rPr>
          <w:t>,</w:t>
        </w:r>
      </w:ins>
      <w:r w:rsidR="00390AF0" w:rsidRPr="4A0EE58D">
        <w:rPr>
          <w:color w:val="000000" w:themeColor="text1"/>
        </w:rPr>
        <w:t xml:space="preserve"> one which acts as an </w:t>
      </w:r>
      <w:r w:rsidR="008E21EE" w:rsidRPr="4A0EE58D">
        <w:rPr>
          <w:color w:val="000000" w:themeColor="text1"/>
        </w:rPr>
        <w:t>e-learning</w:t>
      </w:r>
      <w:r w:rsidR="00390AF0" w:rsidRPr="4A0EE58D">
        <w:rPr>
          <w:color w:val="000000" w:themeColor="text1"/>
        </w:rPr>
        <w:t xml:space="preserve"> platform and another which allows users to enter data, and view data visualisations. A key feature of the system </w:t>
      </w:r>
      <w:r w:rsidR="5E1C488C" w:rsidRPr="63098F31">
        <w:rPr>
          <w:color w:val="000000" w:themeColor="text1"/>
        </w:rPr>
        <w:t>is</w:t>
      </w:r>
      <w:r w:rsidR="00390AF0" w:rsidRPr="4A0EE58D">
        <w:rPr>
          <w:color w:val="000000" w:themeColor="text1"/>
        </w:rPr>
        <w:t xml:space="preserve"> the distinctive visualisations, </w:t>
      </w:r>
      <w:r w:rsidR="52172CBC" w:rsidRPr="211BD22D">
        <w:rPr>
          <w:color w:val="000000" w:themeColor="text1"/>
        </w:rPr>
        <w:t>driven</w:t>
      </w:r>
      <w:r w:rsidR="52172CBC" w:rsidRPr="1D8A4438">
        <w:rPr>
          <w:color w:val="000000" w:themeColor="text1"/>
        </w:rPr>
        <w:t xml:space="preserve"> by </w:t>
      </w:r>
      <w:r w:rsidR="52172CBC" w:rsidRPr="300B7E9E">
        <w:rPr>
          <w:color w:val="000000" w:themeColor="text1"/>
        </w:rPr>
        <w:t>real patient information</w:t>
      </w:r>
      <w:r w:rsidR="52172CBC" w:rsidRPr="677941DF">
        <w:rPr>
          <w:color w:val="000000" w:themeColor="text1"/>
        </w:rPr>
        <w:t>,</w:t>
      </w:r>
      <w:r w:rsidR="00390AF0" w:rsidRPr="4A0EE58D">
        <w:rPr>
          <w:color w:val="000000" w:themeColor="text1"/>
        </w:rPr>
        <w:t xml:space="preserve"> </w:t>
      </w:r>
      <w:r w:rsidR="4E05BAB2" w:rsidRPr="487B5E2F">
        <w:rPr>
          <w:color w:val="000000" w:themeColor="text1"/>
        </w:rPr>
        <w:t xml:space="preserve">allowing </w:t>
      </w:r>
      <w:r w:rsidR="2C2CCC8D" w:rsidRPr="487B5E2F">
        <w:rPr>
          <w:color w:val="000000" w:themeColor="text1"/>
        </w:rPr>
        <w:t>nursing</w:t>
      </w:r>
      <w:r w:rsidR="2C2CCC8D" w:rsidRPr="62CEE651">
        <w:rPr>
          <w:color w:val="000000" w:themeColor="text1"/>
        </w:rPr>
        <w:t xml:space="preserve"> staff</w:t>
      </w:r>
      <w:r w:rsidR="00390AF0" w:rsidRPr="62CEE651">
        <w:rPr>
          <w:color w:val="000000" w:themeColor="text1"/>
        </w:rPr>
        <w:t xml:space="preserve"> </w:t>
      </w:r>
      <w:r w:rsidR="00390AF0" w:rsidRPr="4A0EE58D">
        <w:rPr>
          <w:color w:val="000000" w:themeColor="text1"/>
        </w:rPr>
        <w:t xml:space="preserve">to examine the data, how they please. </w:t>
      </w:r>
      <w:r w:rsidR="7983600E" w:rsidRPr="7E8D4FD0">
        <w:rPr>
          <w:color w:val="000000" w:themeColor="text1"/>
        </w:rPr>
        <w:t xml:space="preserve">Another key feature </w:t>
      </w:r>
      <w:r w:rsidR="7983600E" w:rsidRPr="3E36EABC">
        <w:rPr>
          <w:color w:val="000000" w:themeColor="text1"/>
        </w:rPr>
        <w:t xml:space="preserve">of our system is the </w:t>
      </w:r>
      <w:r w:rsidR="47211907" w:rsidRPr="1BDF327E">
        <w:rPr>
          <w:color w:val="000000" w:themeColor="text1"/>
        </w:rPr>
        <w:t>interactive</w:t>
      </w:r>
      <w:r w:rsidR="13EB56D8" w:rsidRPr="2E9DD017">
        <w:rPr>
          <w:color w:val="000000" w:themeColor="text1"/>
        </w:rPr>
        <w:t xml:space="preserve"> e-learning </w:t>
      </w:r>
      <w:r w:rsidR="13EB56D8" w:rsidRPr="36066339">
        <w:rPr>
          <w:color w:val="000000" w:themeColor="text1"/>
        </w:rPr>
        <w:t>package that will</w:t>
      </w:r>
      <w:r w:rsidR="13EB56D8" w:rsidRPr="744E6C03">
        <w:rPr>
          <w:color w:val="000000" w:themeColor="text1"/>
        </w:rPr>
        <w:t xml:space="preserve"> share knowledge on </w:t>
      </w:r>
      <w:r w:rsidR="13EB56D8" w:rsidRPr="76436D1F">
        <w:rPr>
          <w:color w:val="000000" w:themeColor="text1"/>
        </w:rPr>
        <w:t>delirium</w:t>
      </w:r>
      <w:r w:rsidR="20852F3A" w:rsidRPr="2FCD6D83">
        <w:rPr>
          <w:color w:val="000000" w:themeColor="text1"/>
        </w:rPr>
        <w:t xml:space="preserve"> within the</w:t>
      </w:r>
      <w:r w:rsidR="20852F3A" w:rsidRPr="74A143CA">
        <w:rPr>
          <w:color w:val="000000" w:themeColor="text1"/>
        </w:rPr>
        <w:t xml:space="preserve"> </w:t>
      </w:r>
      <w:r w:rsidR="2C0F070C" w:rsidRPr="2C0F070C">
        <w:rPr>
          <w:color w:val="000000" w:themeColor="text1"/>
        </w:rPr>
        <w:t>Paediatric Intensive Care Unit (PICU).</w:t>
      </w:r>
    </w:p>
    <w:p w14:paraId="6D3BDEF0" w14:textId="4CF039CA" w:rsidR="00390AF0" w:rsidDel="008B025B" w:rsidRDefault="004169C6" w:rsidP="00B851CB">
      <w:r>
        <w:rPr>
          <w:noProof/>
        </w:rPr>
        <mc:AlternateContent>
          <mc:Choice Requires="wps">
            <w:drawing>
              <wp:anchor distT="0" distB="0" distL="114300" distR="114300" simplePos="0" relativeHeight="251658240" behindDoc="0" locked="0" layoutInCell="1" allowOverlap="1" wp14:anchorId="69CFAA17" wp14:editId="108BDF89">
                <wp:simplePos x="0" y="0"/>
                <wp:positionH relativeFrom="margin">
                  <wp:align>left</wp:align>
                </wp:positionH>
                <wp:positionV relativeFrom="paragraph">
                  <wp:posOffset>685800</wp:posOffset>
                </wp:positionV>
                <wp:extent cx="2887345" cy="182880"/>
                <wp:effectExtent l="0" t="0" r="8255" b="7620"/>
                <wp:wrapSquare wrapText="bothSides"/>
                <wp:docPr id="1" name="Text Box 1"/>
                <wp:cNvGraphicFramePr/>
                <a:graphic xmlns:a="http://schemas.openxmlformats.org/drawingml/2006/main">
                  <a:graphicData uri="http://schemas.microsoft.com/office/word/2010/wordprocessingShape">
                    <wps:wsp>
                      <wps:cNvSpPr txBox="1"/>
                      <wps:spPr>
                        <a:xfrm>
                          <a:off x="0" y="0"/>
                          <a:ext cx="2887345" cy="182880"/>
                        </a:xfrm>
                        <a:prstGeom prst="rect">
                          <a:avLst/>
                        </a:prstGeom>
                        <a:solidFill>
                          <a:prstClr val="white"/>
                        </a:solidFill>
                        <a:ln>
                          <a:noFill/>
                        </a:ln>
                      </wps:spPr>
                      <wps:txbx>
                        <w:txbxContent>
                          <w:p w14:paraId="63898B4A" w14:textId="32A2D7C0" w:rsidR="00FA7B40" w:rsidRPr="003C6F8B" w:rsidRDefault="00FA7B40" w:rsidP="003657D7">
                            <w:pPr>
                              <w:pStyle w:val="Caption"/>
                              <w:jc w:val="center"/>
                              <w:rPr>
                                <w:color w:val="767171" w:themeColor="background2" w:themeShade="80"/>
                                <w:sz w:val="19"/>
                              </w:rPr>
                            </w:pPr>
                            <w:r w:rsidRPr="003C6F8B">
                              <w:rPr>
                                <w:color w:val="767171" w:themeColor="background2" w:themeShade="80"/>
                              </w:rPr>
                              <w:t xml:space="preserve">Figure </w:t>
                            </w:r>
                            <w:r w:rsidRPr="003C6F8B">
                              <w:rPr>
                                <w:color w:val="767171" w:themeColor="background2" w:themeShade="80"/>
                              </w:rPr>
                              <w:fldChar w:fldCharType="begin"/>
                            </w:r>
                            <w:r>
                              <w:instrText xml:space="preserve"> SEQ Figure \* ARABIC </w:instrText>
                            </w:r>
                            <w:r w:rsidRPr="003C6F8B">
                              <w:rPr>
                                <w:color w:val="767171" w:themeColor="background2" w:themeShade="80"/>
                              </w:rPr>
                              <w:fldChar w:fldCharType="separate"/>
                            </w:r>
                            <w:r w:rsidR="00CE6966">
                              <w:rPr>
                                <w:noProof/>
                              </w:rPr>
                              <w:t>1</w:t>
                            </w:r>
                            <w:r w:rsidRPr="003C6F8B">
                              <w:rPr>
                                <w:color w:val="767171" w:themeColor="background2" w:themeShade="80"/>
                              </w:rPr>
                              <w:fldChar w:fldCharType="end"/>
                            </w:r>
                            <w:r w:rsidR="003C6F8B">
                              <w:rPr>
                                <w:color w:val="767171" w:themeColor="background2" w:themeShade="80"/>
                              </w:rPr>
                              <w:t>:</w:t>
                            </w:r>
                            <w:r w:rsidRPr="003C6F8B">
                              <w:rPr>
                                <w:color w:val="767171" w:themeColor="background2" w:themeShade="80"/>
                              </w:rPr>
                              <w:t xml:space="preserve"> A parent and child </w:t>
                            </w:r>
                            <w:r w:rsidR="00131CEF" w:rsidRPr="003C6F8B">
                              <w:rPr>
                                <w:color w:val="767171" w:themeColor="background2" w:themeShade="80"/>
                              </w:rPr>
                              <w:t>consulting with a nurse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CFAA17" id="_x0000_t202" coordsize="21600,21600" o:spt="202" path="m,l,21600r21600,l21600,xe">
                <v:stroke joinstyle="miter"/>
                <v:path gradientshapeok="t" o:connecttype="rect"/>
              </v:shapetype>
              <v:shape id="Text Box 1" o:spid="_x0000_s1026" type="#_x0000_t202" style="position:absolute;left:0;text-align:left;margin-left:0;margin-top:54pt;width:227.35pt;height:14.4pt;z-index:251658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" stroked="f">
                <v:textbox inset="0,0,0,0">
                  <w:txbxContent>
                    <w:p w14:paraId="63898B4A" w14:textId="32A2D7C0" w:rsidR="00FA7B40" w:rsidRPr="003C6F8B" w:rsidRDefault="00FA7B40" w:rsidP="003657D7">
                      <w:pPr>
                        <w:pStyle w:val="Caption"/>
                        <w:jc w:val="center"/>
                        <w:rPr>
                          <w:color w:val="767171" w:themeColor="background2" w:themeShade="80"/>
                          <w:sz w:val="19"/>
                        </w:rPr>
                      </w:pPr>
                      <w:r w:rsidRPr="003C6F8B">
                        <w:rPr>
                          <w:color w:val="767171" w:themeColor="background2" w:themeShade="80"/>
                        </w:rPr>
                        <w:t xml:space="preserve">Figure </w:t>
                      </w:r>
                      <w:r w:rsidRPr="003C6F8B">
                        <w:rPr>
                          <w:color w:val="767171" w:themeColor="background2" w:themeShade="80"/>
                        </w:rPr>
                        <w:fldChar w:fldCharType="begin"/>
                      </w:r>
                      <w:r>
                        <w:instrText xml:space="preserve"> SEQ Figure \* ARABIC </w:instrText>
                      </w:r>
                      <w:r w:rsidRPr="003C6F8B">
                        <w:rPr>
                          <w:color w:val="767171" w:themeColor="background2" w:themeShade="80"/>
                        </w:rPr>
                        <w:fldChar w:fldCharType="separate"/>
                      </w:r>
                      <w:r w:rsidR="00CE6966">
                        <w:rPr>
                          <w:noProof/>
                        </w:rPr>
                        <w:t>1</w:t>
                      </w:r>
                      <w:r w:rsidRPr="003C6F8B">
                        <w:rPr>
                          <w:color w:val="767171" w:themeColor="background2" w:themeShade="80"/>
                        </w:rPr>
                        <w:fldChar w:fldCharType="end"/>
                      </w:r>
                      <w:r w:rsidR="003C6F8B">
                        <w:rPr>
                          <w:color w:val="767171" w:themeColor="background2" w:themeShade="80"/>
                        </w:rPr>
                        <w:t>:</w:t>
                      </w:r>
                      <w:r w:rsidRPr="003C6F8B">
                        <w:rPr>
                          <w:color w:val="767171" w:themeColor="background2" w:themeShade="80"/>
                        </w:rPr>
                        <w:t xml:space="preserve"> A parent and child </w:t>
                      </w:r>
                      <w:r w:rsidR="00131CEF" w:rsidRPr="003C6F8B">
                        <w:rPr>
                          <w:color w:val="767171" w:themeColor="background2" w:themeShade="80"/>
                        </w:rPr>
                        <w:t>consulting with a nurse</w:t>
                      </w:r>
                    </w:p>
                  </w:txbxContent>
                </v:textbox>
                <w10:wrap type="square" anchorx="margin"/>
              </v:shape>
            </w:pict>
          </mc:Fallback>
        </mc:AlternateContent>
      </w:r>
      <w:r w:rsidR="00390AF0" w:rsidRPr="4A89D855">
        <w:t xml:space="preserve">Our proposed system </w:t>
      </w:r>
      <w:r w:rsidR="4F5870D7" w:rsidRPr="0B59D3CC">
        <w:t>will</w:t>
      </w:r>
      <w:r w:rsidR="00390AF0" w:rsidRPr="0B59D3CC">
        <w:t xml:space="preserve"> </w:t>
      </w:r>
      <w:r w:rsidR="00390AF0" w:rsidRPr="4A89D855">
        <w:t>have functionality that allows user accounts to be created</w:t>
      </w:r>
      <w:r w:rsidR="7E6176E1" w:rsidRPr="4A89D855">
        <w:t>.</w:t>
      </w:r>
      <w:r w:rsidR="00390AF0" w:rsidRPr="4A89D855" w:rsidDel="00390AF0">
        <w:t xml:space="preserve"> </w:t>
      </w:r>
      <w:r w:rsidR="562BCC50" w:rsidRPr="2ED18C2F">
        <w:t>T</w:t>
      </w:r>
      <w:r w:rsidR="00390AF0" w:rsidRPr="2ED18C2F">
        <w:t>hese</w:t>
      </w:r>
      <w:r w:rsidR="00390AF0" w:rsidRPr="4A89D855" w:rsidDel="00390AF0">
        <w:t xml:space="preserve"> accounts will be linked to individuals and in turn the individual accounts will be linked to a specific </w:t>
      </w:r>
      <w:r w:rsidR="67D08DA0" w:rsidRPr="4A89D855">
        <w:t>PICU</w:t>
      </w:r>
      <w:r w:rsidR="00390AF0" w:rsidRPr="197EB8AA">
        <w:t>.</w:t>
      </w:r>
      <w:r w:rsidR="00390AF0" w:rsidRPr="4A89D855" w:rsidDel="00390AF0">
        <w:t xml:space="preserve"> </w:t>
      </w:r>
      <w:r w:rsidR="00390AF0" w:rsidRPr="1E734A48">
        <w:t xml:space="preserve">This </w:t>
      </w:r>
      <w:r w:rsidR="00EC54D1" w:rsidRPr="1E734A48">
        <w:t>will help</w:t>
      </w:r>
      <w:r w:rsidR="00390AF0" w:rsidRPr="1E734A48">
        <w:t xml:space="preserve"> us achieve our main targets for </w:t>
      </w:r>
      <w:r w:rsidR="75722FF9" w:rsidRPr="1E734A48">
        <w:t xml:space="preserve">the </w:t>
      </w:r>
      <w:r w:rsidR="00390AF0" w:rsidRPr="1E734A48">
        <w:t xml:space="preserve">system with having individuality for </w:t>
      </w:r>
      <w:r w:rsidR="632EC2E0" w:rsidRPr="46C4629B">
        <w:t xml:space="preserve">the </w:t>
      </w:r>
      <w:r w:rsidR="00390AF0" w:rsidRPr="1E734A48">
        <w:t xml:space="preserve">proposed </w:t>
      </w:r>
      <w:r w:rsidR="649C0B06" w:rsidRPr="1E734A48">
        <w:t>e</w:t>
      </w:r>
      <w:r w:rsidR="1881946C" w:rsidRPr="1E734A48">
        <w:t>-</w:t>
      </w:r>
      <w:r w:rsidR="707DAFA0" w:rsidRPr="1E734A48">
        <w:t>l</w:t>
      </w:r>
      <w:r w:rsidR="00390AF0" w:rsidRPr="1E734A48">
        <w:t xml:space="preserve">earning </w:t>
      </w:r>
      <w:r w:rsidR="6AE20370" w:rsidRPr="308A4D30">
        <w:t>system.</w:t>
      </w:r>
    </w:p>
    <w:p w14:paraId="2CE48CC2" w14:textId="3BE21FF9" w:rsidR="00390AF0" w:rsidRDefault="00543751" w:rsidP="00AD7D41">
      <w:pPr>
        <w:pStyle w:val="Heading3"/>
      </w:pPr>
      <w:bookmarkStart w:id="20" w:name="_Toc1269052271"/>
      <w:bookmarkStart w:id="21" w:name="_Toc127529369"/>
      <w:bookmarkStart w:id="22" w:name="_Toc127536934"/>
      <w:bookmarkStart w:id="23" w:name="_Toc154201682"/>
      <w:bookmarkStart w:id="24" w:name="_Toc331270925"/>
      <w:bookmarkStart w:id="25" w:name="_Toc128064373"/>
      <w:r>
        <w:t xml:space="preserve">1.1.2. </w:t>
      </w:r>
      <w:r w:rsidR="00390AF0" w:rsidRPr="01DABA3C">
        <w:t xml:space="preserve">How it </w:t>
      </w:r>
      <w:r w:rsidR="00390AF0" w:rsidRPr="00C93D79">
        <w:t>Differs</w:t>
      </w:r>
      <w:bookmarkEnd w:id="20"/>
      <w:bookmarkEnd w:id="21"/>
      <w:bookmarkEnd w:id="22"/>
      <w:bookmarkEnd w:id="23"/>
      <w:bookmarkEnd w:id="24"/>
      <w:bookmarkEnd w:id="25"/>
    </w:p>
    <w:p w14:paraId="1E160089" w14:textId="6262B7A8" w:rsidR="00390AF0" w:rsidRDefault="00390AF0" w:rsidP="4A0EE58D">
      <w:pPr>
        <w:spacing w:line="240" w:lineRule="auto"/>
        <w:jc w:val="left"/>
        <w:rPr>
          <w:color w:val="000000" w:themeColor="text1"/>
        </w:rPr>
      </w:pPr>
      <w:r w:rsidRPr="5E8FC014">
        <w:rPr>
          <w:color w:val="000000" w:themeColor="text1"/>
        </w:rPr>
        <w:t xml:space="preserve">This will differ from existing </w:t>
      </w:r>
      <w:r w:rsidRPr="5C346429">
        <w:rPr>
          <w:color w:val="000000" w:themeColor="text1"/>
        </w:rPr>
        <w:t>system</w:t>
      </w:r>
      <w:r w:rsidR="5FC37039" w:rsidRPr="5C346429">
        <w:rPr>
          <w:color w:val="000000" w:themeColor="text1"/>
        </w:rPr>
        <w:t>s</w:t>
      </w:r>
      <w:r w:rsidRPr="5E8FC014">
        <w:rPr>
          <w:color w:val="000000" w:themeColor="text1"/>
        </w:rPr>
        <w:t xml:space="preserve">, by expanding on the range of the visualisations that is produced by the system. These visualisations will also fit more seamlessly into the system providing an enhanced experience for the user. </w:t>
      </w:r>
      <w:r w:rsidR="4421BA0E" w:rsidRPr="5E8FC014">
        <w:rPr>
          <w:color w:val="000000" w:themeColor="text1"/>
        </w:rPr>
        <w:t>The visualisations</w:t>
      </w:r>
      <w:r w:rsidRPr="5E8FC014">
        <w:rPr>
          <w:color w:val="000000" w:themeColor="text1"/>
        </w:rPr>
        <w:t xml:space="preserve"> </w:t>
      </w:r>
      <w:r w:rsidR="4421BA0E" w:rsidRPr="5E8FC014">
        <w:rPr>
          <w:color w:val="000000" w:themeColor="text1"/>
        </w:rPr>
        <w:t>will be driven by</w:t>
      </w:r>
      <w:r w:rsidRPr="5E8FC014">
        <w:rPr>
          <w:color w:val="000000" w:themeColor="text1"/>
        </w:rPr>
        <w:t xml:space="preserve"> </w:t>
      </w:r>
      <w:r w:rsidRPr="5C346429">
        <w:rPr>
          <w:color w:val="000000" w:themeColor="text1"/>
        </w:rPr>
        <w:t>a</w:t>
      </w:r>
      <w:r w:rsidR="6F318695" w:rsidRPr="5C346429">
        <w:rPr>
          <w:color w:val="000000" w:themeColor="text1"/>
        </w:rPr>
        <w:t xml:space="preserve"> </w:t>
      </w:r>
      <w:r w:rsidR="6B754A32" w:rsidRPr="203A58E4">
        <w:rPr>
          <w:color w:val="000000" w:themeColor="text1"/>
        </w:rPr>
        <w:t>s</w:t>
      </w:r>
      <w:r w:rsidR="6F318695" w:rsidRPr="203A58E4">
        <w:rPr>
          <w:color w:val="000000" w:themeColor="text1"/>
        </w:rPr>
        <w:t>tate</w:t>
      </w:r>
      <w:r w:rsidR="02CA25E6" w:rsidRPr="21FE8D1A">
        <w:rPr>
          <w:color w:val="000000" w:themeColor="text1"/>
        </w:rPr>
        <w:t>-</w:t>
      </w:r>
      <w:r w:rsidR="6F318695" w:rsidRPr="5C346429">
        <w:rPr>
          <w:color w:val="000000" w:themeColor="text1"/>
        </w:rPr>
        <w:t>of</w:t>
      </w:r>
      <w:r w:rsidR="02CA25E6" w:rsidRPr="21FE8D1A">
        <w:rPr>
          <w:color w:val="000000" w:themeColor="text1"/>
        </w:rPr>
        <w:t>-</w:t>
      </w:r>
      <w:r w:rsidR="6F318695" w:rsidRPr="5C346429">
        <w:rPr>
          <w:color w:val="000000" w:themeColor="text1"/>
        </w:rPr>
        <w:t>the</w:t>
      </w:r>
      <w:r w:rsidR="02CA25E6" w:rsidRPr="21FE8D1A">
        <w:rPr>
          <w:color w:val="000000" w:themeColor="text1"/>
        </w:rPr>
        <w:t>-</w:t>
      </w:r>
      <w:r w:rsidR="6F318695" w:rsidRPr="0B59D3CC">
        <w:rPr>
          <w:color w:val="000000" w:themeColor="text1"/>
        </w:rPr>
        <w:t>art</w:t>
      </w:r>
      <w:r w:rsidRPr="5E8FC014">
        <w:rPr>
          <w:color w:val="000000" w:themeColor="text1"/>
        </w:rPr>
        <w:t xml:space="preserve"> database system which would </w:t>
      </w:r>
      <w:r w:rsidR="71F84249" w:rsidRPr="5E8FC014">
        <w:rPr>
          <w:color w:val="000000" w:themeColor="text1"/>
        </w:rPr>
        <w:t xml:space="preserve">also </w:t>
      </w:r>
      <w:r w:rsidRPr="5E8FC014">
        <w:rPr>
          <w:color w:val="000000" w:themeColor="text1"/>
        </w:rPr>
        <w:t>allow for easier data manipulation</w:t>
      </w:r>
      <w:r w:rsidR="00BFB19B" w:rsidRPr="5E8FC014">
        <w:rPr>
          <w:color w:val="000000" w:themeColor="text1"/>
        </w:rPr>
        <w:t xml:space="preserve"> </w:t>
      </w:r>
      <w:r w:rsidR="00BFB19B" w:rsidRPr="13DBEA19">
        <w:rPr>
          <w:color w:val="000000" w:themeColor="text1"/>
        </w:rPr>
        <w:t xml:space="preserve">with </w:t>
      </w:r>
      <w:r w:rsidRPr="5E8FC014">
        <w:rPr>
          <w:color w:val="000000" w:themeColor="text1"/>
        </w:rPr>
        <w:t xml:space="preserve">the relevant tables </w:t>
      </w:r>
      <w:r w:rsidR="4090B5C0" w:rsidRPr="51101727">
        <w:rPr>
          <w:color w:val="000000" w:themeColor="text1"/>
        </w:rPr>
        <w:t>embed</w:t>
      </w:r>
      <w:r w:rsidR="2030B214" w:rsidRPr="51101727">
        <w:rPr>
          <w:color w:val="000000" w:themeColor="text1"/>
        </w:rPr>
        <w:t>ded</w:t>
      </w:r>
      <w:r w:rsidR="7C01D667" w:rsidRPr="658D0A26">
        <w:rPr>
          <w:color w:val="000000" w:themeColor="text1"/>
        </w:rPr>
        <w:t xml:space="preserve"> </w:t>
      </w:r>
      <w:r w:rsidRPr="5E8FC014">
        <w:rPr>
          <w:color w:val="000000" w:themeColor="text1"/>
        </w:rPr>
        <w:t>into the website</w:t>
      </w:r>
      <w:r w:rsidR="3CA6F4B7" w:rsidRPr="1A6252A7">
        <w:rPr>
          <w:color w:val="000000" w:themeColor="text1"/>
        </w:rPr>
        <w:t>.</w:t>
      </w:r>
    </w:p>
    <w:p w14:paraId="4D1F4B6E" w14:textId="63602390" w:rsidR="00390AF0" w:rsidRDefault="00390AF0" w:rsidP="4A0EE58D">
      <w:pPr>
        <w:spacing w:line="240" w:lineRule="auto"/>
        <w:jc w:val="left"/>
        <w:rPr>
          <w:color w:val="000000" w:themeColor="text1"/>
        </w:rPr>
      </w:pPr>
      <w:r w:rsidRPr="487B5E2F">
        <w:rPr>
          <w:color w:val="000000" w:themeColor="text1"/>
        </w:rPr>
        <w:t>Our aim is to</w:t>
      </w:r>
      <w:r w:rsidRPr="5C346429" w:rsidDel="00C8677B">
        <w:rPr>
          <w:color w:val="000000" w:themeColor="text1"/>
        </w:rPr>
        <w:t xml:space="preserve"> </w:t>
      </w:r>
      <w:r w:rsidR="00C8677B">
        <w:rPr>
          <w:color w:val="000000" w:themeColor="text1"/>
        </w:rPr>
        <w:t>enhance the</w:t>
      </w:r>
      <w:r w:rsidRPr="3979012C">
        <w:rPr>
          <w:color w:val="000000" w:themeColor="text1"/>
        </w:rPr>
        <w:t xml:space="preserve"> e-learning package by making it more robust and </w:t>
      </w:r>
      <w:r w:rsidRPr="1ECB7D84">
        <w:rPr>
          <w:color w:val="000000" w:themeColor="text1"/>
        </w:rPr>
        <w:t>develop</w:t>
      </w:r>
      <w:r w:rsidR="1345B56A" w:rsidRPr="1ECB7D84">
        <w:rPr>
          <w:color w:val="000000" w:themeColor="text1"/>
        </w:rPr>
        <w:t>ing</w:t>
      </w:r>
      <w:r w:rsidRPr="3979012C">
        <w:rPr>
          <w:color w:val="000000" w:themeColor="text1"/>
        </w:rPr>
        <w:t xml:space="preserve"> a wider range of tools used by the </w:t>
      </w:r>
      <w:r w:rsidR="33EFC418" w:rsidRPr="3979012C">
        <w:rPr>
          <w:color w:val="000000" w:themeColor="text1"/>
        </w:rPr>
        <w:t>National Health Service (</w:t>
      </w:r>
      <w:bookmarkStart w:id="26" w:name="_Int_3HNvYgN6"/>
      <w:r w:rsidRPr="3979012C">
        <w:rPr>
          <w:color w:val="000000" w:themeColor="text1"/>
        </w:rPr>
        <w:t>NHS</w:t>
      </w:r>
      <w:bookmarkEnd w:id="26"/>
      <w:r w:rsidR="6D58E93E" w:rsidRPr="3979012C">
        <w:rPr>
          <w:color w:val="000000" w:themeColor="text1"/>
        </w:rPr>
        <w:t>)</w:t>
      </w:r>
      <w:r w:rsidRPr="3979012C">
        <w:rPr>
          <w:color w:val="000000" w:themeColor="text1"/>
        </w:rPr>
        <w:t xml:space="preserve"> to make the e-learning package as interactive and engaging as possible. This means that NHS staff will have a variety of media options available to choose from to cater towards the needs of the students </w:t>
      </w:r>
      <w:r w:rsidR="1F013BB0" w:rsidRPr="3979012C">
        <w:rPr>
          <w:color w:val="000000" w:themeColor="text1"/>
        </w:rPr>
        <w:t>e.g.,</w:t>
      </w:r>
      <w:r w:rsidRPr="3979012C">
        <w:rPr>
          <w:color w:val="000000" w:themeColor="text1"/>
        </w:rPr>
        <w:t xml:space="preserve"> videos, quizzes, choose your own path etc.</w:t>
      </w:r>
      <w:r w:rsidR="2E111FB2" w:rsidRPr="36D31CF7">
        <w:rPr>
          <w:color w:val="000000" w:themeColor="text1"/>
        </w:rPr>
        <w:t xml:space="preserve"> </w:t>
      </w:r>
      <w:r w:rsidR="75D82D75" w:rsidRPr="36D31CF7">
        <w:rPr>
          <w:color w:val="000000" w:themeColor="text1"/>
        </w:rPr>
        <w:t>Nurses will be able t</w:t>
      </w:r>
      <w:r w:rsidR="5645C5E8" w:rsidRPr="36D31CF7">
        <w:rPr>
          <w:color w:val="000000" w:themeColor="text1"/>
        </w:rPr>
        <w:t>o provide additional content in the e</w:t>
      </w:r>
      <w:r w:rsidR="5DBB6E23" w:rsidRPr="36D31CF7">
        <w:rPr>
          <w:color w:val="000000" w:themeColor="text1"/>
        </w:rPr>
        <w:t>-</w:t>
      </w:r>
      <w:r w:rsidR="5645C5E8" w:rsidRPr="36D31CF7">
        <w:rPr>
          <w:color w:val="000000" w:themeColor="text1"/>
        </w:rPr>
        <w:t>lear</w:t>
      </w:r>
      <w:r w:rsidR="15958665" w:rsidRPr="36D31CF7">
        <w:rPr>
          <w:color w:val="000000" w:themeColor="text1"/>
        </w:rPr>
        <w:t>n</w:t>
      </w:r>
      <w:r w:rsidR="5645C5E8" w:rsidRPr="36D31CF7">
        <w:rPr>
          <w:color w:val="000000" w:themeColor="text1"/>
        </w:rPr>
        <w:t xml:space="preserve">ing </w:t>
      </w:r>
      <w:r w:rsidR="5645C5E8" w:rsidRPr="60934592">
        <w:rPr>
          <w:color w:val="000000" w:themeColor="text1"/>
        </w:rPr>
        <w:t>package</w:t>
      </w:r>
      <w:r w:rsidR="4663F637" w:rsidRPr="36D31CF7">
        <w:rPr>
          <w:color w:val="000000" w:themeColor="text1"/>
        </w:rPr>
        <w:t>,</w:t>
      </w:r>
      <w:r w:rsidR="5645C5E8" w:rsidRPr="36D31CF7">
        <w:rPr>
          <w:color w:val="000000" w:themeColor="text1"/>
        </w:rPr>
        <w:t xml:space="preserve"> maintaining a high level of interactivity and engagement for the end user.</w:t>
      </w:r>
    </w:p>
    <w:p w14:paraId="449D95A0" w14:textId="5BAD7C8A" w:rsidR="00390AF0" w:rsidRDefault="00543751" w:rsidP="4A0EE58D">
      <w:pPr>
        <w:pStyle w:val="Heading2"/>
        <w:numPr>
          <w:ilvl w:val="1"/>
          <w:numId w:val="0"/>
        </w:numPr>
        <w:spacing w:line="240" w:lineRule="auto"/>
        <w:ind w:left="19"/>
      </w:pPr>
      <w:bookmarkStart w:id="27" w:name="_Toc66500884"/>
      <w:bookmarkStart w:id="28" w:name="_Toc127529370"/>
      <w:bookmarkStart w:id="29" w:name="_Toc127536935"/>
      <w:bookmarkStart w:id="30" w:name="_Toc1024826343"/>
      <w:bookmarkStart w:id="31" w:name="_Toc1695292507"/>
      <w:bookmarkStart w:id="32" w:name="_Toc128064374"/>
      <w:r>
        <w:t xml:space="preserve">1.2. </w:t>
      </w:r>
      <w:r w:rsidR="00390AF0" w:rsidRPr="4FFCD53E">
        <w:t>Beneficiaries</w:t>
      </w:r>
      <w:bookmarkEnd w:id="27"/>
      <w:bookmarkEnd w:id="28"/>
      <w:bookmarkEnd w:id="29"/>
      <w:bookmarkEnd w:id="30"/>
      <w:bookmarkEnd w:id="31"/>
      <w:bookmarkEnd w:id="32"/>
    </w:p>
    <w:p w14:paraId="6C81ECB8" w14:textId="0780DCED" w:rsidR="00390AF0" w:rsidRDefault="00390AF0" w:rsidP="4A0EE58D">
      <w:pPr>
        <w:spacing w:line="240" w:lineRule="auto"/>
        <w:jc w:val="left"/>
        <w:rPr>
          <w:color w:val="000000" w:themeColor="text1"/>
        </w:rPr>
      </w:pPr>
      <w:r w:rsidRPr="4A89D855">
        <w:rPr>
          <w:color w:val="000000" w:themeColor="text1"/>
        </w:rPr>
        <w:t>Addressing the issue of delirium in PICUs is essential for the professional growth of NHS staff</w:t>
      </w:r>
      <w:ins w:id="33" w:author="Adam Logan" w:date="2023-02-22T19:46:00Z">
        <w:r w:rsidR="00FE06B8">
          <w:rPr>
            <w:color w:val="000000" w:themeColor="text1"/>
          </w:rPr>
          <w:t>,</w:t>
        </w:r>
      </w:ins>
      <w:r w:rsidRPr="4A89D855">
        <w:rPr>
          <w:color w:val="000000" w:themeColor="text1"/>
        </w:rPr>
        <w:t xml:space="preserve"> and more specifically nurses within</w:t>
      </w:r>
      <w:r w:rsidRPr="4A89D855" w:rsidDel="00390AF0">
        <w:rPr>
          <w:color w:val="000000" w:themeColor="text1"/>
        </w:rPr>
        <w:t xml:space="preserve"> </w:t>
      </w:r>
      <w:r w:rsidR="46C8F795" w:rsidRPr="4A89D855">
        <w:rPr>
          <w:color w:val="000000" w:themeColor="text1"/>
        </w:rPr>
        <w:t>P</w:t>
      </w:r>
      <w:r w:rsidRPr="4A89D855">
        <w:rPr>
          <w:color w:val="000000" w:themeColor="text1"/>
        </w:rPr>
        <w:t>ICUs. It can enhance their knowledge and skills, leading to better career prospects and improved job performance</w:t>
      </w:r>
      <w:r w:rsidR="3AE08B9F" w:rsidRPr="38063339">
        <w:rPr>
          <w:color w:val="000000" w:themeColor="text1"/>
        </w:rPr>
        <w:t>;</w:t>
      </w:r>
      <w:r w:rsidRPr="4A89D855">
        <w:rPr>
          <w:color w:val="000000" w:themeColor="text1"/>
        </w:rPr>
        <w:t xml:space="preserve"> This, in turn, can boost their morale and motivation</w:t>
      </w:r>
      <w:r w:rsidR="006013EA" w:rsidRPr="38063339">
        <w:rPr>
          <w:color w:val="000000" w:themeColor="text1"/>
        </w:rPr>
        <w:t>.</w:t>
      </w:r>
      <w:r w:rsidR="006013EA" w:rsidRPr="4A89D855">
        <w:rPr>
          <w:color w:val="000000" w:themeColor="text1"/>
        </w:rPr>
        <w:t xml:space="preserve"> </w:t>
      </w:r>
      <w:r w:rsidRPr="4A89D855">
        <w:rPr>
          <w:color w:val="000000" w:themeColor="text1"/>
        </w:rPr>
        <w:t xml:space="preserve">In addition to qualified NHS nurses, our proposed system aims to facilitate the transfer of skills and knowledge to student nurses. </w:t>
      </w:r>
    </w:p>
    <w:p w14:paraId="2D5F20F0" w14:textId="16F86B78" w:rsidR="00390AF0" w:rsidRDefault="00390AF0" w:rsidP="0D22A448">
      <w:pPr>
        <w:spacing w:line="240" w:lineRule="auto"/>
        <w:ind w:left="0" w:firstLine="0"/>
        <w:jc w:val="left"/>
        <w:rPr>
          <w:color w:val="000000" w:themeColor="text1"/>
        </w:rPr>
      </w:pPr>
      <w:r w:rsidRPr="626D6D23">
        <w:rPr>
          <w:color w:val="000000" w:themeColor="text1"/>
        </w:rPr>
        <w:t xml:space="preserve">It is crucial to advance the understanding of delirium in </w:t>
      </w:r>
      <w:r w:rsidR="3EAD5F7A" w:rsidRPr="626D6D23">
        <w:rPr>
          <w:color w:val="000000" w:themeColor="text1"/>
        </w:rPr>
        <w:t>P</w:t>
      </w:r>
      <w:r w:rsidRPr="626D6D23">
        <w:rPr>
          <w:color w:val="000000" w:themeColor="text1"/>
        </w:rPr>
        <w:t>ICUs due to its impact on the cognitive and educational development of young children. Delirium symptoms can impede children's ability to learn and understand their environment during this critical developmental stage</w:t>
      </w:r>
      <w:r w:rsidR="1355C29E" w:rsidRPr="59F033FC">
        <w:rPr>
          <w:color w:val="000000" w:themeColor="text1"/>
        </w:rPr>
        <w:t>,</w:t>
      </w:r>
      <w:r w:rsidRPr="59F033FC">
        <w:rPr>
          <w:color w:val="000000" w:themeColor="text1"/>
        </w:rPr>
        <w:t xml:space="preserve"> </w:t>
      </w:r>
      <w:r w:rsidR="70968C52" w:rsidRPr="59F033FC">
        <w:rPr>
          <w:color w:val="000000" w:themeColor="text1"/>
        </w:rPr>
        <w:t>which</w:t>
      </w:r>
      <w:r w:rsidRPr="626D6D23" w:rsidDel="00390AF0">
        <w:rPr>
          <w:color w:val="000000" w:themeColor="text1"/>
        </w:rPr>
        <w:t xml:space="preserve"> may exacerbate family tensions.</w:t>
      </w:r>
    </w:p>
    <w:p w14:paraId="22D10200" w14:textId="532FC915" w:rsidR="2FCD6D83" w:rsidRDefault="2FCD6D83">
      <w:pPr>
        <w:spacing w:after="160" w:line="259" w:lineRule="auto"/>
        <w:ind w:left="0" w:right="0" w:firstLine="0"/>
        <w:jc w:val="left"/>
        <w:rPr>
          <w:color w:val="000000" w:themeColor="text1"/>
        </w:rPr>
      </w:pPr>
      <w:r>
        <w:rPr>
          <w:color w:val="000000" w:themeColor="text1"/>
        </w:rPr>
        <w:br w:type="page"/>
      </w:r>
    </w:p>
    <w:p w14:paraId="694022C2" w14:textId="034AA31F" w:rsidR="00390AF0" w:rsidRDefault="006264F8" w:rsidP="0D22A448">
      <w:pPr>
        <w:pStyle w:val="Heading1"/>
        <w:numPr>
          <w:ilvl w:val="0"/>
          <w:numId w:val="0"/>
        </w:numPr>
        <w:rPr>
          <w:color w:val="000000" w:themeColor="text1"/>
        </w:rPr>
      </w:pPr>
      <w:bookmarkStart w:id="34" w:name="_Toc1098143128"/>
      <w:bookmarkStart w:id="35" w:name="_Toc127529371"/>
      <w:bookmarkStart w:id="36" w:name="_Toc127536936"/>
      <w:bookmarkStart w:id="37" w:name="_Toc1931950251"/>
      <w:bookmarkStart w:id="38" w:name="_Toc1133618314"/>
      <w:bookmarkStart w:id="39" w:name="_Toc128064375"/>
      <w:r>
        <w:lastRenderedPageBreak/>
        <w:t xml:space="preserve">2. </w:t>
      </w:r>
      <w:r w:rsidR="00390AF0">
        <w:t xml:space="preserve">Use Case </w:t>
      </w:r>
      <w:bookmarkEnd w:id="34"/>
      <w:bookmarkEnd w:id="35"/>
      <w:r w:rsidR="00390AF0">
        <w:t>Scenario</w:t>
      </w:r>
      <w:r w:rsidR="382B71EC">
        <w:t>s</w:t>
      </w:r>
      <w:bookmarkEnd w:id="36"/>
      <w:bookmarkEnd w:id="37"/>
      <w:bookmarkEnd w:id="38"/>
      <w:bookmarkEnd w:id="39"/>
    </w:p>
    <w:p w14:paraId="60604CB7" w14:textId="6CD5E219" w:rsidR="700694D1" w:rsidRDefault="00FF51D9" w:rsidP="649EFDD1">
      <w:pPr>
        <w:pStyle w:val="Heading2"/>
        <w:numPr>
          <w:ilvl w:val="1"/>
          <w:numId w:val="0"/>
        </w:numPr>
        <w:spacing w:line="240" w:lineRule="auto"/>
        <w:ind w:left="19"/>
      </w:pPr>
      <w:bookmarkStart w:id="40" w:name="_Toc127529372"/>
      <w:bookmarkStart w:id="41" w:name="_Toc127536937"/>
      <w:bookmarkStart w:id="42" w:name="_Toc917882312"/>
      <w:bookmarkStart w:id="43" w:name="_Toc1787842846"/>
      <w:bookmarkStart w:id="44" w:name="_Toc128064376"/>
      <w:r>
        <w:t xml:space="preserve">2.1. </w:t>
      </w:r>
      <w:bookmarkEnd w:id="40"/>
      <w:r w:rsidR="007E708B">
        <w:t xml:space="preserve">Nurse </w:t>
      </w:r>
      <w:r w:rsidR="11F58F09">
        <w:t>Auditing System</w:t>
      </w:r>
      <w:r w:rsidR="007E708B">
        <w:t xml:space="preserve"> Scenario</w:t>
      </w:r>
      <w:bookmarkEnd w:id="41"/>
      <w:bookmarkEnd w:id="42"/>
      <w:bookmarkEnd w:id="43"/>
      <w:bookmarkEnd w:id="44"/>
    </w:p>
    <w:p w14:paraId="3F98E064" w14:textId="18301F1B" w:rsidR="6EC138D3" w:rsidRDefault="6EC138D3" w:rsidP="00AD7D41">
      <w:pPr>
        <w:pStyle w:val="Heading3"/>
      </w:pPr>
      <w:bookmarkStart w:id="45" w:name="_Toc127536938"/>
      <w:bookmarkStart w:id="46" w:name="_Toc754095638"/>
      <w:bookmarkStart w:id="47" w:name="_Toc127544791"/>
      <w:bookmarkStart w:id="48" w:name="_Toc1353138881"/>
      <w:bookmarkStart w:id="49" w:name="_Toc2131694277"/>
      <w:bookmarkStart w:id="50" w:name="_Toc127986330"/>
      <w:bookmarkStart w:id="51" w:name="_Toc127986393"/>
      <w:bookmarkStart w:id="52" w:name="_Toc128064377"/>
      <w:r>
        <w:t>2.1.1. Scenario Introduction</w:t>
      </w:r>
      <w:bookmarkEnd w:id="45"/>
      <w:bookmarkEnd w:id="46"/>
      <w:bookmarkEnd w:id="47"/>
      <w:bookmarkEnd w:id="48"/>
      <w:bookmarkEnd w:id="49"/>
      <w:bookmarkEnd w:id="50"/>
      <w:bookmarkEnd w:id="51"/>
      <w:bookmarkEnd w:id="52"/>
    </w:p>
    <w:p w14:paraId="293C92DC" w14:textId="454B4EFE" w:rsidR="700694D1" w:rsidRDefault="51E67027" w:rsidP="649EFDD1">
      <w:pPr>
        <w:spacing w:line="240" w:lineRule="auto"/>
      </w:pPr>
      <w:bookmarkStart w:id="53" w:name="_Toc1772693784"/>
      <w:r w:rsidRPr="713274DD">
        <w:t xml:space="preserve">Caroline </w:t>
      </w:r>
      <w:hyperlink w:anchor="_A.4.1_Caroline_Johnson">
        <w:r w:rsidR="7720AC33" w:rsidRPr="26AF6027">
          <w:rPr>
            <w:rStyle w:val="Hyperlink"/>
          </w:rPr>
          <w:t>[</w:t>
        </w:r>
        <w:r w:rsidR="521DFA3E" w:rsidRPr="68B793A1">
          <w:rPr>
            <w:rStyle w:val="Hyperlink"/>
          </w:rPr>
          <w:t>A</w:t>
        </w:r>
        <w:r w:rsidR="32948641" w:rsidRPr="68B793A1">
          <w:rPr>
            <w:rStyle w:val="Hyperlink"/>
          </w:rPr>
          <w:t>ppendix</w:t>
        </w:r>
        <w:r w:rsidR="7720AC33" w:rsidRPr="26AF6027">
          <w:rPr>
            <w:rStyle w:val="Hyperlink"/>
          </w:rPr>
          <w:t xml:space="preserve"> 4.1</w:t>
        </w:r>
        <w:r w:rsidR="03B6994B" w:rsidRPr="26AF6027">
          <w:rPr>
            <w:rStyle w:val="Hyperlink"/>
          </w:rPr>
          <w:t xml:space="preserve">: </w:t>
        </w:r>
        <w:r w:rsidR="03B6994B" w:rsidRPr="204FF685">
          <w:rPr>
            <w:rStyle w:val="Hyperlink"/>
          </w:rPr>
          <w:t xml:space="preserve">User </w:t>
        </w:r>
        <w:r w:rsidR="03B6994B" w:rsidRPr="29643419">
          <w:rPr>
            <w:rStyle w:val="Hyperlink"/>
          </w:rPr>
          <w:t xml:space="preserve">persona for </w:t>
        </w:r>
        <w:r w:rsidR="03B6994B" w:rsidRPr="013FDBDF">
          <w:rPr>
            <w:rStyle w:val="Hyperlink"/>
          </w:rPr>
          <w:t>Caroline</w:t>
        </w:r>
        <w:r w:rsidR="7720AC33" w:rsidRPr="26AF6027">
          <w:rPr>
            <w:rStyle w:val="Hyperlink"/>
          </w:rPr>
          <w:t>]</w:t>
        </w:r>
      </w:hyperlink>
      <w:r>
        <w:t xml:space="preserve"> is a paediatric nurse working in Royal Bel</w:t>
      </w:r>
      <w:r w:rsidR="77898645">
        <w:t>fast Hospital for Sick Children, she has been working there for 7 years and is currently based in the P</w:t>
      </w:r>
      <w:r w:rsidR="4624EEB4">
        <w:t>ICU.</w:t>
      </w:r>
      <w:r w:rsidR="017828B1">
        <w:t xml:space="preserve"> </w:t>
      </w:r>
      <w:r w:rsidR="700694D1">
        <w:t xml:space="preserve">Caroline wants to input some information she has gathered on a patient regarding delirium into </w:t>
      </w:r>
      <w:r w:rsidR="52BF6C00">
        <w:t xml:space="preserve">the auditing system. </w:t>
      </w:r>
      <w:r w:rsidR="1458BED7">
        <w:t xml:space="preserve">This is so the database of information grows and therefore more research can be carried out regarding delirium </w:t>
      </w:r>
      <w:r w:rsidR="677A6E37">
        <w:t>within</w:t>
      </w:r>
      <w:r w:rsidR="1458BED7">
        <w:t xml:space="preserve"> PICUs.</w:t>
      </w:r>
      <w:bookmarkEnd w:id="53"/>
    </w:p>
    <w:p w14:paraId="2570F90C" w14:textId="17C89D8A" w:rsidR="51E67027" w:rsidRDefault="00BE507A" w:rsidP="00AD7D41">
      <w:pPr>
        <w:pStyle w:val="Heading3"/>
      </w:pPr>
      <w:bookmarkStart w:id="54" w:name="_Toc127529375"/>
      <w:bookmarkStart w:id="55" w:name="_Toc127536939"/>
      <w:bookmarkStart w:id="56" w:name="_Toc728556615"/>
      <w:bookmarkStart w:id="57" w:name="_Toc127544792"/>
      <w:bookmarkStart w:id="58" w:name="_Toc881178856"/>
      <w:bookmarkStart w:id="59" w:name="_Toc746498251"/>
      <w:bookmarkStart w:id="60" w:name="_Toc127986331"/>
      <w:bookmarkStart w:id="61" w:name="_Toc127986394"/>
      <w:bookmarkStart w:id="62" w:name="_Toc128064378"/>
      <w:r>
        <w:t>2.</w:t>
      </w:r>
      <w:r w:rsidR="00C00394">
        <w:t xml:space="preserve">1.2. </w:t>
      </w:r>
      <w:r w:rsidR="51E67027" w:rsidRPr="43B182FF">
        <w:t>Scenario Mechanisms</w:t>
      </w:r>
      <w:bookmarkEnd w:id="54"/>
      <w:bookmarkEnd w:id="55"/>
      <w:bookmarkEnd w:id="56"/>
      <w:bookmarkEnd w:id="57"/>
      <w:bookmarkEnd w:id="58"/>
      <w:bookmarkEnd w:id="59"/>
      <w:bookmarkEnd w:id="60"/>
      <w:bookmarkEnd w:id="61"/>
      <w:bookmarkEnd w:id="62"/>
    </w:p>
    <w:p w14:paraId="4105DC19" w14:textId="7E64ED85" w:rsidR="43B182FF" w:rsidRDefault="3FED2D57" w:rsidP="649EFDD1">
      <w:pPr>
        <w:spacing w:line="240" w:lineRule="auto"/>
      </w:pPr>
      <w:r>
        <w:t xml:space="preserve">After gathering the necessary </w:t>
      </w:r>
      <w:r w:rsidR="3DC52542">
        <w:t>information</w:t>
      </w:r>
      <w:r>
        <w:t xml:space="preserve"> from the </w:t>
      </w:r>
      <w:r w:rsidR="08C8BBA4">
        <w:t xml:space="preserve">patient, </w:t>
      </w:r>
      <w:r w:rsidR="5CF3DDCA">
        <w:t>Caroline</w:t>
      </w:r>
      <w:r w:rsidR="08C8BBA4">
        <w:t xml:space="preserve"> opens the Paediatric </w:t>
      </w:r>
      <w:r w:rsidR="384204AC">
        <w:t>G</w:t>
      </w:r>
      <w:r w:rsidR="08C8BBA4">
        <w:t>roup</w:t>
      </w:r>
      <w:r w:rsidR="7A2137E7">
        <w:t>’</w:t>
      </w:r>
      <w:r w:rsidR="08C8BBA4">
        <w:t>s website and logs into the auditing system using her mobile phone</w:t>
      </w:r>
      <w:r w:rsidR="66012AF2">
        <w:t xml:space="preserve">. </w:t>
      </w:r>
      <w:r w:rsidR="00477572">
        <w:t xml:space="preserve">Caroline </w:t>
      </w:r>
      <w:r w:rsidR="549C1A41">
        <w:t xml:space="preserve">then uses the data input </w:t>
      </w:r>
      <w:r w:rsidR="26562E46">
        <w:t>feature</w:t>
      </w:r>
      <w:r w:rsidR="549C1A41">
        <w:t xml:space="preserve"> to add the information </w:t>
      </w:r>
      <w:r w:rsidR="66D59E6A">
        <w:t xml:space="preserve">she collected </w:t>
      </w:r>
      <w:r w:rsidR="549C1A41">
        <w:t>to the database</w:t>
      </w:r>
      <w:r w:rsidR="64A8EFBF">
        <w:t>, receiving a confirmation popup that the</w:t>
      </w:r>
      <w:del w:id="63" w:author="Adam Logan" w:date="2023-02-17T12:25:00Z">
        <w:r w:rsidR="64A8EFBF" w:rsidDel="00477572">
          <w:delText>n</w:delText>
        </w:r>
      </w:del>
      <w:r w:rsidR="64A8EFBF">
        <w:t xml:space="preserve"> input was successful. </w:t>
      </w:r>
      <w:r w:rsidR="00477572">
        <w:t xml:space="preserve">Caroline </w:t>
      </w:r>
      <w:r w:rsidR="5A1172AF">
        <w:t>can then move onto the next patient to continue giving care around the ICU.</w:t>
      </w:r>
    </w:p>
    <w:p w14:paraId="7811AD1B" w14:textId="2BB9F9AB" w:rsidR="51E67027" w:rsidRDefault="00FF51D9" w:rsidP="649EFDD1">
      <w:pPr>
        <w:pStyle w:val="Heading2"/>
        <w:numPr>
          <w:ilvl w:val="1"/>
          <w:numId w:val="0"/>
        </w:numPr>
        <w:spacing w:line="240" w:lineRule="auto"/>
        <w:ind w:left="19"/>
      </w:pPr>
      <w:bookmarkStart w:id="64" w:name="_Toc127529376"/>
      <w:bookmarkStart w:id="65" w:name="_Toc127536940"/>
      <w:bookmarkStart w:id="66" w:name="_Toc2006106188"/>
      <w:bookmarkStart w:id="67" w:name="_Toc733411594"/>
      <w:bookmarkStart w:id="68" w:name="_Toc128064379"/>
      <w:r>
        <w:t xml:space="preserve">2.2. </w:t>
      </w:r>
      <w:bookmarkEnd w:id="64"/>
      <w:r w:rsidR="077B28E0">
        <w:t>Student Nurse E-Learning</w:t>
      </w:r>
      <w:bookmarkEnd w:id="65"/>
      <w:bookmarkEnd w:id="66"/>
      <w:bookmarkEnd w:id="67"/>
      <w:bookmarkEnd w:id="68"/>
    </w:p>
    <w:p w14:paraId="4A123486" w14:textId="49796CB4" w:rsidR="2B67201D" w:rsidRDefault="2B67201D" w:rsidP="00AD7D41">
      <w:pPr>
        <w:pStyle w:val="Heading3"/>
      </w:pPr>
      <w:bookmarkStart w:id="69" w:name="_Toc127536941"/>
      <w:bookmarkStart w:id="70" w:name="_Toc75121498"/>
      <w:bookmarkStart w:id="71" w:name="_Toc127544794"/>
      <w:bookmarkStart w:id="72" w:name="_Toc669723905"/>
      <w:bookmarkStart w:id="73" w:name="_Toc1442344013"/>
      <w:bookmarkStart w:id="74" w:name="_Toc127986333"/>
      <w:bookmarkStart w:id="75" w:name="_Toc127986396"/>
      <w:bookmarkStart w:id="76" w:name="_Toc128064380"/>
      <w:r>
        <w:t>2.2.1. Scenario Introduction</w:t>
      </w:r>
      <w:bookmarkEnd w:id="69"/>
      <w:bookmarkEnd w:id="70"/>
      <w:bookmarkEnd w:id="71"/>
      <w:bookmarkEnd w:id="72"/>
      <w:bookmarkEnd w:id="73"/>
      <w:bookmarkEnd w:id="74"/>
      <w:bookmarkEnd w:id="75"/>
      <w:bookmarkEnd w:id="76"/>
    </w:p>
    <w:p w14:paraId="6DFF4C03" w14:textId="20381FD0" w:rsidR="51E67027" w:rsidRDefault="1CE2BF08" w:rsidP="649EFDD1">
      <w:pPr>
        <w:spacing w:line="240" w:lineRule="auto"/>
        <w:ind w:left="0" w:firstLine="0"/>
      </w:pPr>
      <w:r>
        <w:t>Susan</w:t>
      </w:r>
      <w:r w:rsidR="00354427">
        <w:t xml:space="preserve"> </w:t>
      </w:r>
      <w:hyperlink w:anchor="_A.4.2_Susan_Doherty">
        <w:r w:rsidR="4B4AEF7C" w:rsidRPr="752030C1">
          <w:rPr>
            <w:rStyle w:val="Hyperlink"/>
          </w:rPr>
          <w:t>[</w:t>
        </w:r>
        <w:r w:rsidR="585E0FB6" w:rsidRPr="1CC480E2">
          <w:rPr>
            <w:rStyle w:val="Hyperlink"/>
          </w:rPr>
          <w:t>A</w:t>
        </w:r>
        <w:r w:rsidR="61175F4A" w:rsidRPr="1CC480E2">
          <w:rPr>
            <w:rStyle w:val="Hyperlink"/>
          </w:rPr>
          <w:t>ppendix</w:t>
        </w:r>
        <w:r w:rsidR="4B4AEF7C" w:rsidRPr="752030C1">
          <w:rPr>
            <w:rStyle w:val="Hyperlink"/>
          </w:rPr>
          <w:t xml:space="preserve"> 4.2</w:t>
        </w:r>
        <w:r w:rsidR="466AE1AD" w:rsidRPr="182FE08B">
          <w:rPr>
            <w:rStyle w:val="Hyperlink"/>
          </w:rPr>
          <w:t xml:space="preserve">: User persona </w:t>
        </w:r>
        <w:r w:rsidR="466AE1AD" w:rsidRPr="617A3799">
          <w:rPr>
            <w:rStyle w:val="Hyperlink"/>
          </w:rPr>
          <w:t>for Susan</w:t>
        </w:r>
        <w:r w:rsidR="4B4AEF7C" w:rsidRPr="752030C1">
          <w:rPr>
            <w:rStyle w:val="Hyperlink"/>
          </w:rPr>
          <w:t>]</w:t>
        </w:r>
      </w:hyperlink>
      <w:r w:rsidR="00354427">
        <w:t xml:space="preserve"> is a student nurse</w:t>
      </w:r>
      <w:r w:rsidR="00BF38CB">
        <w:t xml:space="preserve">, </w:t>
      </w:r>
      <w:r w:rsidR="00A821F1">
        <w:t xml:space="preserve">on her placement year, and is </w:t>
      </w:r>
      <w:r w:rsidR="00445E62">
        <w:t>doing a rotation in the PICU.</w:t>
      </w:r>
      <w:r w:rsidR="40C82C8F">
        <w:t xml:space="preserve"> </w:t>
      </w:r>
      <w:r w:rsidR="00CC5A79">
        <w:t>A key part of being a nurse in the PICU is understanding paediatric delirium</w:t>
      </w:r>
      <w:r w:rsidR="0043228D">
        <w:t xml:space="preserve">, which Susan has </w:t>
      </w:r>
      <w:r w:rsidR="704D0CA4">
        <w:t>extremely limited</w:t>
      </w:r>
      <w:r w:rsidR="00BA1BB0">
        <w:t xml:space="preserve"> experience in.</w:t>
      </w:r>
      <w:r w:rsidR="56A35013">
        <w:t xml:space="preserve"> </w:t>
      </w:r>
      <w:r w:rsidR="141AAE71">
        <w:t>Susan has a goal of expanding her knowledge of this subject to help her with her studies and work.</w:t>
      </w:r>
      <w:r w:rsidR="66930631">
        <w:t xml:space="preserve"> </w:t>
      </w:r>
    </w:p>
    <w:p w14:paraId="0A7C0587" w14:textId="17C89D8A" w:rsidR="51E67027" w:rsidRDefault="00C00394" w:rsidP="00AD7D41">
      <w:pPr>
        <w:pStyle w:val="Heading3"/>
      </w:pPr>
      <w:bookmarkStart w:id="77" w:name="_Toc127529379"/>
      <w:bookmarkStart w:id="78" w:name="_Toc127536942"/>
      <w:bookmarkStart w:id="79" w:name="_Toc1057363576"/>
      <w:bookmarkStart w:id="80" w:name="_Toc127544795"/>
      <w:bookmarkStart w:id="81" w:name="_Toc1067591844"/>
      <w:bookmarkStart w:id="82" w:name="_Toc1335661681"/>
      <w:bookmarkStart w:id="83" w:name="_Toc127986334"/>
      <w:bookmarkStart w:id="84" w:name="_Toc127986397"/>
      <w:bookmarkStart w:id="85" w:name="_Toc128064381"/>
      <w:r>
        <w:t>2.2.</w:t>
      </w:r>
      <w:r w:rsidR="00111A0C">
        <w:t xml:space="preserve">2. </w:t>
      </w:r>
      <w:r w:rsidR="51E67027" w:rsidRPr="43B182FF">
        <w:t>Scenario Mechanisms</w:t>
      </w:r>
      <w:bookmarkEnd w:id="77"/>
      <w:bookmarkEnd w:id="78"/>
      <w:bookmarkEnd w:id="79"/>
      <w:bookmarkEnd w:id="80"/>
      <w:bookmarkEnd w:id="81"/>
      <w:bookmarkEnd w:id="82"/>
      <w:bookmarkEnd w:id="83"/>
      <w:bookmarkEnd w:id="84"/>
      <w:bookmarkEnd w:id="85"/>
    </w:p>
    <w:p w14:paraId="6E60D2A0" w14:textId="65B143E4" w:rsidR="43B182FF" w:rsidRDefault="00BA1BB0" w:rsidP="649EFDD1">
      <w:pPr>
        <w:spacing w:line="240" w:lineRule="auto"/>
      </w:pPr>
      <w:r>
        <w:t xml:space="preserve">To learn more about this, Susan </w:t>
      </w:r>
      <w:r w:rsidR="003B51F4">
        <w:t>does a</w:t>
      </w:r>
      <w:r w:rsidR="00D13F54">
        <w:t>n e</w:t>
      </w:r>
      <w:r w:rsidR="008E21EE">
        <w:t>-l</w:t>
      </w:r>
      <w:r w:rsidR="00D13F54">
        <w:t xml:space="preserve">earning course on </w:t>
      </w:r>
      <w:r w:rsidR="00BE6242">
        <w:t xml:space="preserve">paediatric </w:t>
      </w:r>
      <w:r w:rsidR="00D13F54">
        <w:t xml:space="preserve">delirium </w:t>
      </w:r>
      <w:r w:rsidR="005D291E">
        <w:t xml:space="preserve">which </w:t>
      </w:r>
      <w:r w:rsidR="00F01650">
        <w:t xml:space="preserve">allows her to </w:t>
      </w:r>
      <w:r w:rsidR="005D291E">
        <w:t>receive</w:t>
      </w:r>
      <w:del w:id="86" w:author="Adam Logan" w:date="2023-02-17T12:27:00Z">
        <w:r w:rsidR="005D291E" w:rsidDel="00F01650">
          <w:delText>s</w:delText>
        </w:r>
      </w:del>
      <w:r w:rsidR="005D291E">
        <w:t xml:space="preserve"> a certificate upon completion. This is used as proof that </w:t>
      </w:r>
      <w:r w:rsidR="001F3514">
        <w:t xml:space="preserve">Susan </w:t>
      </w:r>
      <w:r w:rsidR="005D291E">
        <w:t xml:space="preserve">has completed the course and </w:t>
      </w:r>
      <w:r w:rsidR="00F72802">
        <w:t xml:space="preserve">can be put in her </w:t>
      </w:r>
      <w:r w:rsidR="008372A6">
        <w:t xml:space="preserve">professional development </w:t>
      </w:r>
      <w:r w:rsidR="008E21EE">
        <w:t xml:space="preserve">portfolio. </w:t>
      </w:r>
    </w:p>
    <w:p w14:paraId="04F4CAC8" w14:textId="7465FC7E" w:rsidR="51E67027" w:rsidRDefault="00FF51D9" w:rsidP="649EFDD1">
      <w:pPr>
        <w:pStyle w:val="Heading2"/>
        <w:numPr>
          <w:ilvl w:val="1"/>
          <w:numId w:val="0"/>
        </w:numPr>
        <w:spacing w:line="240" w:lineRule="auto"/>
        <w:ind w:left="19" w:hanging="10"/>
      </w:pPr>
      <w:bookmarkStart w:id="87" w:name="_Toc127529380"/>
      <w:bookmarkStart w:id="88" w:name="_Toc127536943"/>
      <w:bookmarkStart w:id="89" w:name="_Toc584063383"/>
      <w:bookmarkStart w:id="90" w:name="_Toc662230256"/>
      <w:bookmarkStart w:id="91" w:name="_Toc128064382"/>
      <w:r>
        <w:t xml:space="preserve">2.3. </w:t>
      </w:r>
      <w:bookmarkEnd w:id="87"/>
      <w:r w:rsidR="21F14B01">
        <w:t>General Public E-</w:t>
      </w:r>
      <w:bookmarkEnd w:id="88"/>
      <w:bookmarkEnd w:id="89"/>
      <w:bookmarkEnd w:id="90"/>
      <w:r w:rsidR="21F14B01">
        <w:t>Learning</w:t>
      </w:r>
      <w:bookmarkEnd w:id="91"/>
    </w:p>
    <w:p w14:paraId="3B862D88" w14:textId="7D8F3910" w:rsidR="2CF0DE53" w:rsidRDefault="2CF0DE53" w:rsidP="00AD7D41">
      <w:pPr>
        <w:pStyle w:val="Heading3"/>
      </w:pPr>
      <w:bookmarkStart w:id="92" w:name="_Toc127536944"/>
      <w:bookmarkStart w:id="93" w:name="_Toc2059652110"/>
      <w:bookmarkStart w:id="94" w:name="_Toc127544797"/>
      <w:bookmarkStart w:id="95" w:name="_Toc550270970"/>
      <w:bookmarkStart w:id="96" w:name="_Toc697138943"/>
      <w:bookmarkStart w:id="97" w:name="_Toc127986336"/>
      <w:bookmarkStart w:id="98" w:name="_Toc127986399"/>
      <w:bookmarkStart w:id="99" w:name="_Toc128064383"/>
      <w:r>
        <w:t>2.3.1. Scenario Introduction</w:t>
      </w:r>
      <w:bookmarkEnd w:id="92"/>
      <w:bookmarkEnd w:id="93"/>
      <w:bookmarkEnd w:id="94"/>
      <w:bookmarkEnd w:id="95"/>
      <w:bookmarkEnd w:id="96"/>
      <w:bookmarkEnd w:id="97"/>
      <w:bookmarkEnd w:id="98"/>
      <w:bookmarkEnd w:id="99"/>
    </w:p>
    <w:p w14:paraId="008D4598" w14:textId="56AF58FB" w:rsidR="0D0826C8" w:rsidRDefault="7D65F138" w:rsidP="649EFDD1">
      <w:pPr>
        <w:spacing w:line="240" w:lineRule="auto"/>
      </w:pPr>
      <w:r>
        <w:t xml:space="preserve">Keith </w:t>
      </w:r>
      <w:hyperlink w:anchor="_A.4.3_Keith_Donaldson">
        <w:r w:rsidR="3DD25C4E" w:rsidRPr="3CA12275">
          <w:rPr>
            <w:rStyle w:val="Hyperlink"/>
          </w:rPr>
          <w:t>[</w:t>
        </w:r>
        <w:r w:rsidR="2D698F36" w:rsidRPr="78533EF7">
          <w:rPr>
            <w:rStyle w:val="Hyperlink"/>
          </w:rPr>
          <w:t>A</w:t>
        </w:r>
        <w:r w:rsidR="04D6C95F" w:rsidRPr="78533EF7">
          <w:rPr>
            <w:rStyle w:val="Hyperlink"/>
          </w:rPr>
          <w:t>ppendix</w:t>
        </w:r>
        <w:r w:rsidR="3DD25C4E" w:rsidRPr="3CA12275">
          <w:rPr>
            <w:rStyle w:val="Hyperlink"/>
          </w:rPr>
          <w:t xml:space="preserve"> </w:t>
        </w:r>
        <w:r w:rsidR="3DD25C4E" w:rsidRPr="286A4B03">
          <w:rPr>
            <w:rStyle w:val="Hyperlink"/>
          </w:rPr>
          <w:t>4</w:t>
        </w:r>
        <w:r w:rsidR="3DD25C4E" w:rsidRPr="3CA12275">
          <w:rPr>
            <w:rStyle w:val="Hyperlink"/>
          </w:rPr>
          <w:t>.3</w:t>
        </w:r>
        <w:r w:rsidR="54F6B57B" w:rsidRPr="286A4B03">
          <w:rPr>
            <w:rStyle w:val="Hyperlink"/>
          </w:rPr>
          <w:t>: User persona</w:t>
        </w:r>
        <w:r w:rsidR="54F6B57B" w:rsidRPr="46700B0A">
          <w:rPr>
            <w:rStyle w:val="Hyperlink"/>
          </w:rPr>
          <w:t xml:space="preserve"> for </w:t>
        </w:r>
        <w:r w:rsidR="54F6B57B" w:rsidRPr="1AE3EC63">
          <w:rPr>
            <w:rStyle w:val="Hyperlink"/>
          </w:rPr>
          <w:t>Keith</w:t>
        </w:r>
        <w:r w:rsidR="3DD25C4E" w:rsidRPr="3CA12275">
          <w:rPr>
            <w:rStyle w:val="Hyperlink"/>
          </w:rPr>
          <w:t>]</w:t>
        </w:r>
      </w:hyperlink>
      <w:r>
        <w:t xml:space="preserve"> is a</w:t>
      </w:r>
      <w:r w:rsidR="39FC6A8F">
        <w:t xml:space="preserve"> single</w:t>
      </w:r>
      <w:r>
        <w:t xml:space="preserve"> parent of a </w:t>
      </w:r>
      <w:r w:rsidR="001F3514">
        <w:t xml:space="preserve">daughter </w:t>
      </w:r>
      <w:r>
        <w:t xml:space="preserve">with health issues currently being cared for within the PICU in the Royal Belfast Hospital. He is very </w:t>
      </w:r>
      <w:r w:rsidR="73731A58">
        <w:t xml:space="preserve">committed to his </w:t>
      </w:r>
      <w:r w:rsidR="001F3514">
        <w:t xml:space="preserve">daughter’s </w:t>
      </w:r>
      <w:r w:rsidR="73731A58">
        <w:t>wellbeing and interested in learning about her illness.</w:t>
      </w:r>
      <w:r w:rsidR="73FC8D16">
        <w:t xml:space="preserve"> </w:t>
      </w:r>
      <w:r w:rsidR="00AD53FB">
        <w:t>Keith</w:t>
      </w:r>
      <w:r w:rsidR="0D0826C8">
        <w:t xml:space="preserve"> wants to broaden his depth of knowledge on paediatric delirium.</w:t>
      </w:r>
      <w:r w:rsidR="0D8094C1">
        <w:t xml:space="preserve"> </w:t>
      </w:r>
      <w:r w:rsidR="2D436727">
        <w:t>Keith wants to support his child to gain a level of confidence and peace of mind by understanding</w:t>
      </w:r>
      <w:r w:rsidR="5294A638">
        <w:t xml:space="preserve"> her delirium</w:t>
      </w:r>
      <w:r w:rsidR="2D436727">
        <w:t>.</w:t>
      </w:r>
    </w:p>
    <w:p w14:paraId="4A4C9F77" w14:textId="4AEDFE06" w:rsidR="51E67027" w:rsidRDefault="007E708B" w:rsidP="00AD7D41">
      <w:pPr>
        <w:pStyle w:val="Heading3"/>
      </w:pPr>
      <w:bookmarkStart w:id="100" w:name="_Toc127529383"/>
      <w:bookmarkStart w:id="101" w:name="_Toc127536945"/>
      <w:bookmarkStart w:id="102" w:name="_Toc1675100536"/>
      <w:bookmarkStart w:id="103" w:name="_Toc127544798"/>
      <w:bookmarkStart w:id="104" w:name="_Toc1330680799"/>
      <w:bookmarkStart w:id="105" w:name="_Toc1413475672"/>
      <w:bookmarkStart w:id="106" w:name="_Toc127986337"/>
      <w:bookmarkStart w:id="107" w:name="_Toc127986400"/>
      <w:bookmarkStart w:id="108" w:name="_Toc128064384"/>
      <w:r>
        <w:t>2.</w:t>
      </w:r>
      <w:r w:rsidR="0030774B">
        <w:t xml:space="preserve">3.2. </w:t>
      </w:r>
      <w:r w:rsidR="51E67027" w:rsidRPr="43B182FF">
        <w:t>Scenario Mechanisms</w:t>
      </w:r>
      <w:bookmarkEnd w:id="100"/>
      <w:bookmarkEnd w:id="101"/>
      <w:bookmarkEnd w:id="102"/>
      <w:bookmarkEnd w:id="103"/>
      <w:bookmarkEnd w:id="104"/>
      <w:bookmarkEnd w:id="105"/>
      <w:bookmarkEnd w:id="106"/>
      <w:bookmarkEnd w:id="107"/>
      <w:bookmarkEnd w:id="108"/>
    </w:p>
    <w:p w14:paraId="37121DD7" w14:textId="5C40E6BA" w:rsidR="38EAE9A7" w:rsidRDefault="38EAE9A7" w:rsidP="649EFDD1">
      <w:pPr>
        <w:spacing w:line="240" w:lineRule="auto"/>
      </w:pPr>
      <w:r>
        <w:t>An e-learning webpage will help Keith by giving him an</w:t>
      </w:r>
      <w:r w:rsidR="1C600A0F">
        <w:t xml:space="preserve"> introduction into the subject. </w:t>
      </w:r>
      <w:r w:rsidR="0F58513F">
        <w:t>Keith will log onto t</w:t>
      </w:r>
      <w:r w:rsidR="1C600A0F">
        <w:t xml:space="preserve">he webpage </w:t>
      </w:r>
      <w:r w:rsidR="1854A8F5">
        <w:t>which</w:t>
      </w:r>
      <w:r w:rsidR="1C600A0F">
        <w:t xml:space="preserve"> will </w:t>
      </w:r>
      <w:r w:rsidR="4B531B13">
        <w:t>provid</w:t>
      </w:r>
      <w:r w:rsidR="1C600A0F">
        <w:t xml:space="preserve">e </w:t>
      </w:r>
      <w:r w:rsidR="4B531B13">
        <w:t xml:space="preserve">him with </w:t>
      </w:r>
      <w:r w:rsidR="1C600A0F">
        <w:t xml:space="preserve">easy to digest topics and interactive </w:t>
      </w:r>
      <w:r w:rsidR="41529CCD">
        <w:t>learning schemes to make it as enjoyable and interesting as possible</w:t>
      </w:r>
      <w:r w:rsidR="250704AA">
        <w:t>, allowing him to better understand the complexities of delirium</w:t>
      </w:r>
      <w:r w:rsidR="069A3191">
        <w:t xml:space="preserve"> and how it affects his daughter</w:t>
      </w:r>
      <w:r w:rsidR="41529CCD">
        <w:t>.</w:t>
      </w:r>
      <w:r w:rsidR="4B39596D">
        <w:t xml:space="preserve"> </w:t>
      </w:r>
      <w:r w:rsidR="5B1E5ACF">
        <w:t>Keith can access this e-learning at any time, from anywhere and continue from</w:t>
      </w:r>
      <w:r w:rsidR="4B39596D">
        <w:t xml:space="preserve"> </w:t>
      </w:r>
      <w:r w:rsidR="5B1E5ACF">
        <w:t>where he left off previously.</w:t>
      </w:r>
      <w:r w:rsidR="4B39596D">
        <w:t xml:space="preserve"> </w:t>
      </w:r>
    </w:p>
    <w:p w14:paraId="210F4C17" w14:textId="779AFCF0" w:rsidR="2FCD6D83" w:rsidRDefault="00012041" w:rsidP="003C6F8B">
      <w:pPr>
        <w:ind w:left="0" w:firstLine="0"/>
      </w:pPr>
      <w:r>
        <w:rPr>
          <w:noProof/>
        </w:rPr>
        <w:drawing>
          <wp:anchor distT="0" distB="0" distL="114300" distR="114300" simplePos="0" relativeHeight="251658246" behindDoc="1" locked="0" layoutInCell="1" allowOverlap="1" wp14:anchorId="2A50AE85" wp14:editId="43EE6A19">
            <wp:simplePos x="0" y="0"/>
            <wp:positionH relativeFrom="margin">
              <wp:posOffset>4175125</wp:posOffset>
            </wp:positionH>
            <wp:positionV relativeFrom="paragraph">
              <wp:posOffset>295275</wp:posOffset>
            </wp:positionV>
            <wp:extent cx="1666240" cy="2498090"/>
            <wp:effectExtent l="19050" t="19050" r="10160" b="16510"/>
            <wp:wrapSquare wrapText="bothSides"/>
            <wp:docPr id="23" name="Picture 23" descr="A person smiling for the camer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32264" r="29604"/>
                    <a:stretch/>
                  </pic:blipFill>
                  <pic:spPr bwMode="auto">
                    <a:xfrm>
                      <a:off x="0" y="0"/>
                      <a:ext cx="1666240" cy="249809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781">
        <w:rPr>
          <w:noProof/>
        </w:rPr>
        <w:drawing>
          <wp:anchor distT="0" distB="0" distL="114300" distR="114300" simplePos="0" relativeHeight="251658247" behindDoc="1" locked="0" layoutInCell="1" allowOverlap="1" wp14:anchorId="34590F7D" wp14:editId="0867AF79">
            <wp:simplePos x="0" y="0"/>
            <wp:positionH relativeFrom="page">
              <wp:posOffset>2959100</wp:posOffset>
            </wp:positionH>
            <wp:positionV relativeFrom="paragraph">
              <wp:posOffset>307975</wp:posOffset>
            </wp:positionV>
            <wp:extent cx="1666240" cy="2498090"/>
            <wp:effectExtent l="19050" t="19050" r="10160" b="16510"/>
            <wp:wrapSquare wrapText="bothSides"/>
            <wp:docPr id="21" name="Picture 21" descr="A doctor holding a stethoscop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A doctor holding a stethoscop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1666240" cy="24980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3C6F8B">
        <w:rPr>
          <w:noProof/>
        </w:rPr>
        <w:drawing>
          <wp:anchor distT="0" distB="0" distL="114300" distR="114300" simplePos="0" relativeHeight="251658245" behindDoc="1" locked="0" layoutInCell="1" allowOverlap="1" wp14:anchorId="212C79DC" wp14:editId="3B313233">
            <wp:simplePos x="0" y="0"/>
            <wp:positionH relativeFrom="margin">
              <wp:posOffset>31750</wp:posOffset>
            </wp:positionH>
            <wp:positionV relativeFrom="paragraph">
              <wp:posOffset>295275</wp:posOffset>
            </wp:positionV>
            <wp:extent cx="1666240" cy="2498090"/>
            <wp:effectExtent l="19050" t="19050" r="10160" b="16510"/>
            <wp:wrapSquare wrapText="bothSides"/>
            <wp:docPr id="20" name="Picture 2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6240" cy="24980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3C6F8B">
        <w:rPr>
          <w:noProof/>
        </w:rPr>
        <mc:AlternateContent>
          <mc:Choice Requires="wps">
            <w:drawing>
              <wp:anchor distT="0" distB="0" distL="114300" distR="114300" simplePos="0" relativeHeight="251658243" behindDoc="0" locked="0" layoutInCell="1" allowOverlap="1" wp14:anchorId="4DD1CAE4" wp14:editId="06903A73">
                <wp:simplePos x="0" y="0"/>
                <wp:positionH relativeFrom="column">
                  <wp:posOffset>4206240</wp:posOffset>
                </wp:positionH>
                <wp:positionV relativeFrom="paragraph">
                  <wp:posOffset>2836545</wp:posOffset>
                </wp:positionV>
                <wp:extent cx="1684020" cy="25082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84020" cy="250825"/>
                        </a:xfrm>
                        <a:prstGeom prst="rect">
                          <a:avLst/>
                        </a:prstGeom>
                        <a:solidFill>
                          <a:prstClr val="white"/>
                        </a:solidFill>
                        <a:ln>
                          <a:noFill/>
                        </a:ln>
                      </wps:spPr>
                      <wps:txbx>
                        <w:txbxContent>
                          <w:p w14:paraId="7A53C6ED" w14:textId="7BC8E65F" w:rsidR="003C6F8B" w:rsidRPr="003C6F8B" w:rsidRDefault="003C6F8B" w:rsidP="003C6F8B">
                            <w:pPr>
                              <w:pStyle w:val="Caption"/>
                              <w:jc w:val="center"/>
                              <w:rPr>
                                <w:noProof/>
                                <w:color w:val="767171" w:themeColor="background2" w:themeShade="80"/>
                                <w:sz w:val="19"/>
                              </w:rPr>
                            </w:pPr>
                            <w:r w:rsidRPr="003C6F8B">
                              <w:rPr>
                                <w:color w:val="767171" w:themeColor="background2" w:themeShade="80"/>
                              </w:rPr>
                              <w:t>Figure 4</w:t>
                            </w:r>
                            <w:r>
                              <w:rPr>
                                <w:color w:val="767171" w:themeColor="background2" w:themeShade="80"/>
                              </w:rPr>
                              <w:t>:</w:t>
                            </w:r>
                            <w:r w:rsidRPr="003C6F8B">
                              <w:rPr>
                                <w:color w:val="767171" w:themeColor="background2" w:themeShade="80"/>
                              </w:rPr>
                              <w:t xml:space="preserve"> Keith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1CAE4" id="Text Box 30" o:spid="_x0000_s1027" type="#_x0000_t202" style="position:absolute;left:0;text-align:left;margin-left:331.2pt;margin-top:223.35pt;width:132.6pt;height:19.7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" stroked="f">
                <v:textbox inset="0,0,0,0">
                  <w:txbxContent>
                    <w:p w14:paraId="7A53C6ED" w14:textId="7BC8E65F" w:rsidR="003C6F8B" w:rsidRPr="003C6F8B" w:rsidRDefault="003C6F8B" w:rsidP="003C6F8B">
                      <w:pPr>
                        <w:pStyle w:val="Caption"/>
                        <w:jc w:val="center"/>
                        <w:rPr>
                          <w:noProof/>
                          <w:color w:val="767171" w:themeColor="background2" w:themeShade="80"/>
                          <w:sz w:val="19"/>
                        </w:rPr>
                      </w:pPr>
                      <w:r w:rsidRPr="003C6F8B">
                        <w:rPr>
                          <w:color w:val="767171" w:themeColor="background2" w:themeShade="80"/>
                        </w:rPr>
                        <w:t>Figure 4</w:t>
                      </w:r>
                      <w:r>
                        <w:rPr>
                          <w:color w:val="767171" w:themeColor="background2" w:themeShade="80"/>
                        </w:rPr>
                        <w:t>:</w:t>
                      </w:r>
                      <w:r w:rsidRPr="003C6F8B">
                        <w:rPr>
                          <w:color w:val="767171" w:themeColor="background2" w:themeShade="80"/>
                        </w:rPr>
                        <w:t xml:space="preserve"> Keith</w:t>
                      </w:r>
                    </w:p>
                  </w:txbxContent>
                </v:textbox>
                <w10:wrap type="square"/>
              </v:shape>
            </w:pict>
          </mc:Fallback>
        </mc:AlternateContent>
      </w:r>
      <w:r w:rsidR="003C6F8B">
        <w:rPr>
          <w:noProof/>
        </w:rPr>
        <mc:AlternateContent>
          <mc:Choice Requires="wps">
            <w:drawing>
              <wp:anchor distT="0" distB="0" distL="114300" distR="114300" simplePos="0" relativeHeight="251658242" behindDoc="0" locked="0" layoutInCell="1" allowOverlap="1" wp14:anchorId="62DA5F2D" wp14:editId="07506A20">
                <wp:simplePos x="0" y="0"/>
                <wp:positionH relativeFrom="margin">
                  <wp:posOffset>2121535</wp:posOffset>
                </wp:positionH>
                <wp:positionV relativeFrom="paragraph">
                  <wp:posOffset>2836545</wp:posOffset>
                </wp:positionV>
                <wp:extent cx="1657350" cy="25082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657350" cy="250825"/>
                        </a:xfrm>
                        <a:prstGeom prst="rect">
                          <a:avLst/>
                        </a:prstGeom>
                        <a:solidFill>
                          <a:prstClr val="white"/>
                        </a:solidFill>
                        <a:ln>
                          <a:noFill/>
                        </a:ln>
                      </wps:spPr>
                      <wps:txbx>
                        <w:txbxContent>
                          <w:p w14:paraId="799AF0E3" w14:textId="5A33441D" w:rsidR="003C6F8B" w:rsidRPr="003C6F8B" w:rsidRDefault="003C6F8B" w:rsidP="003C6F8B">
                            <w:pPr>
                              <w:pStyle w:val="Caption"/>
                              <w:jc w:val="center"/>
                              <w:rPr>
                                <w:noProof/>
                                <w:color w:val="767171" w:themeColor="background2" w:themeShade="80"/>
                                <w:sz w:val="19"/>
                              </w:rPr>
                            </w:pPr>
                            <w:r w:rsidRPr="003C6F8B">
                              <w:rPr>
                                <w:color w:val="767171" w:themeColor="background2" w:themeShade="80"/>
                              </w:rPr>
                              <w:t>Figure 3</w:t>
                            </w:r>
                            <w:r>
                              <w:rPr>
                                <w:color w:val="767171" w:themeColor="background2" w:themeShade="80"/>
                              </w:rPr>
                              <w:t>:</w:t>
                            </w:r>
                            <w:r w:rsidRPr="003C6F8B">
                              <w:rPr>
                                <w:color w:val="767171" w:themeColor="background2" w:themeShade="80"/>
                              </w:rPr>
                              <w:t xml:space="preserve"> Susan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DA5F2D" id="Text Box 26" o:spid="_x0000_s1028" type="#_x0000_t202" style="position:absolute;left:0;text-align:left;margin-left:167.05pt;margin-top:223.35pt;width:130.5pt;height:19.75pt;z-index:25165824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" stroked="f">
                <v:textbox inset="0,0,0,0">
                  <w:txbxContent>
                    <w:p w14:paraId="799AF0E3" w14:textId="5A33441D" w:rsidR="003C6F8B" w:rsidRPr="003C6F8B" w:rsidRDefault="003C6F8B" w:rsidP="003C6F8B">
                      <w:pPr>
                        <w:pStyle w:val="Caption"/>
                        <w:jc w:val="center"/>
                        <w:rPr>
                          <w:noProof/>
                          <w:color w:val="767171" w:themeColor="background2" w:themeShade="80"/>
                          <w:sz w:val="19"/>
                        </w:rPr>
                      </w:pPr>
                      <w:r w:rsidRPr="003C6F8B">
                        <w:rPr>
                          <w:color w:val="767171" w:themeColor="background2" w:themeShade="80"/>
                        </w:rPr>
                        <w:t>Figure 3</w:t>
                      </w:r>
                      <w:r>
                        <w:rPr>
                          <w:color w:val="767171" w:themeColor="background2" w:themeShade="80"/>
                        </w:rPr>
                        <w:t>:</w:t>
                      </w:r>
                      <w:r w:rsidRPr="003C6F8B">
                        <w:rPr>
                          <w:color w:val="767171" w:themeColor="background2" w:themeShade="80"/>
                        </w:rPr>
                        <w:t xml:space="preserve"> Susan</w:t>
                      </w:r>
                    </w:p>
                  </w:txbxContent>
                </v:textbox>
                <w10:wrap type="square" anchorx="margin"/>
              </v:shape>
            </w:pict>
          </mc:Fallback>
        </mc:AlternateContent>
      </w:r>
      <w:r w:rsidR="003C6F8B">
        <w:rPr>
          <w:noProof/>
        </w:rPr>
        <mc:AlternateContent>
          <mc:Choice Requires="wps">
            <w:drawing>
              <wp:anchor distT="0" distB="0" distL="114300" distR="114300" simplePos="0" relativeHeight="251658241" behindDoc="1" locked="0" layoutInCell="1" allowOverlap="1" wp14:anchorId="0CC2F67F" wp14:editId="4D5B8779">
                <wp:simplePos x="0" y="0"/>
                <wp:positionH relativeFrom="column">
                  <wp:posOffset>58831</wp:posOffset>
                </wp:positionH>
                <wp:positionV relativeFrom="paragraph">
                  <wp:posOffset>2821463</wp:posOffset>
                </wp:positionV>
                <wp:extent cx="1680210" cy="635"/>
                <wp:effectExtent l="0" t="0" r="0" b="0"/>
                <wp:wrapTight wrapText="bothSides">
                  <wp:wrapPolygon edited="0">
                    <wp:start x="0" y="0"/>
                    <wp:lineTo x="0" y="20057"/>
                    <wp:lineTo x="21306" y="20057"/>
                    <wp:lineTo x="21306"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680210" cy="635"/>
                        </a:xfrm>
                        <a:prstGeom prst="rect">
                          <a:avLst/>
                        </a:prstGeom>
                        <a:solidFill>
                          <a:prstClr val="white"/>
                        </a:solidFill>
                        <a:ln>
                          <a:noFill/>
                        </a:ln>
                      </wps:spPr>
                      <wps:txbx>
                        <w:txbxContent>
                          <w:p w14:paraId="2A189D53" w14:textId="2BE3B8BF" w:rsidR="003C6F8B" w:rsidRPr="003C6F8B" w:rsidRDefault="003C6F8B" w:rsidP="003C6F8B">
                            <w:pPr>
                              <w:pStyle w:val="Caption"/>
                              <w:jc w:val="center"/>
                              <w:rPr>
                                <w:noProof/>
                                <w:color w:val="767171" w:themeColor="background2" w:themeShade="80"/>
                                <w:sz w:val="19"/>
                              </w:rPr>
                            </w:pPr>
                            <w:r w:rsidRPr="003C6F8B">
                              <w:rPr>
                                <w:color w:val="767171" w:themeColor="background2" w:themeShade="80"/>
                              </w:rPr>
                              <w:t>Figure 2</w:t>
                            </w:r>
                            <w:r>
                              <w:rPr>
                                <w:color w:val="767171" w:themeColor="background2" w:themeShade="80"/>
                              </w:rPr>
                              <w:t>:</w:t>
                            </w:r>
                            <w:r w:rsidRPr="003C6F8B">
                              <w:rPr>
                                <w:color w:val="767171" w:themeColor="background2" w:themeShade="80"/>
                              </w:rPr>
                              <w:t xml:space="preserve"> Caroline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C2F67F" id="Text Box 25" o:spid="_x0000_s1029" type="#_x0000_t202" style="position:absolute;left:0;text-align:left;margin-left:4.65pt;margin-top:222.15pt;width:132.3pt;height:.0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" stroked="f">
                <v:textbox style="mso-fit-shape-to-text:t" inset="0,0,0,0">
                  <w:txbxContent>
                    <w:p w14:paraId="2A189D53" w14:textId="2BE3B8BF" w:rsidR="003C6F8B" w:rsidRPr="003C6F8B" w:rsidRDefault="003C6F8B" w:rsidP="003C6F8B">
                      <w:pPr>
                        <w:pStyle w:val="Caption"/>
                        <w:jc w:val="center"/>
                        <w:rPr>
                          <w:noProof/>
                          <w:color w:val="767171" w:themeColor="background2" w:themeShade="80"/>
                          <w:sz w:val="19"/>
                        </w:rPr>
                      </w:pPr>
                      <w:r w:rsidRPr="003C6F8B">
                        <w:rPr>
                          <w:color w:val="767171" w:themeColor="background2" w:themeShade="80"/>
                        </w:rPr>
                        <w:t>Figure 2</w:t>
                      </w:r>
                      <w:r>
                        <w:rPr>
                          <w:color w:val="767171" w:themeColor="background2" w:themeShade="80"/>
                        </w:rPr>
                        <w:t>:</w:t>
                      </w:r>
                      <w:r w:rsidRPr="003C6F8B">
                        <w:rPr>
                          <w:color w:val="767171" w:themeColor="background2" w:themeShade="80"/>
                        </w:rPr>
                        <w:t xml:space="preserve"> Caroline</w:t>
                      </w:r>
                    </w:p>
                  </w:txbxContent>
                </v:textbox>
                <w10:wrap type="tight"/>
              </v:shape>
            </w:pict>
          </mc:Fallback>
        </mc:AlternateContent>
      </w:r>
      <w:r w:rsidR="2FCD6D83">
        <w:br w:type="page"/>
      </w:r>
    </w:p>
    <w:p w14:paraId="24F53121" w14:textId="6DC87E84" w:rsidR="00390AF0" w:rsidRDefault="00D2422D" w:rsidP="2C5E8D80">
      <w:pPr>
        <w:pStyle w:val="Heading1"/>
        <w:numPr>
          <w:ilvl w:val="0"/>
          <w:numId w:val="0"/>
        </w:numPr>
        <w:spacing w:line="240" w:lineRule="auto"/>
      </w:pPr>
      <w:bookmarkStart w:id="109" w:name="_Toc1657630776"/>
      <w:bookmarkStart w:id="110" w:name="_Toc127529384"/>
      <w:bookmarkStart w:id="111" w:name="_Toc127536946"/>
      <w:bookmarkStart w:id="112" w:name="_Toc59672402"/>
      <w:bookmarkStart w:id="113" w:name="_Toc1157468914"/>
      <w:bookmarkStart w:id="114" w:name="_Toc128064385"/>
      <w:r>
        <w:lastRenderedPageBreak/>
        <w:t>3</w:t>
      </w:r>
      <w:r w:rsidR="00B475B7">
        <w:t xml:space="preserve">. </w:t>
      </w:r>
      <w:r w:rsidR="00390AF0">
        <w:t>Analysis</w:t>
      </w:r>
      <w:bookmarkEnd w:id="109"/>
      <w:bookmarkEnd w:id="110"/>
      <w:bookmarkEnd w:id="111"/>
      <w:bookmarkEnd w:id="112"/>
      <w:bookmarkEnd w:id="113"/>
      <w:bookmarkEnd w:id="114"/>
    </w:p>
    <w:p w14:paraId="6D6A7E00" w14:textId="0AD200AA" w:rsidR="00390AF0" w:rsidRDefault="00D2422D" w:rsidP="2C5E8D80">
      <w:pPr>
        <w:pStyle w:val="Heading2"/>
        <w:numPr>
          <w:ilvl w:val="1"/>
          <w:numId w:val="0"/>
        </w:numPr>
        <w:spacing w:line="240" w:lineRule="auto"/>
        <w:ind w:left="19"/>
      </w:pPr>
      <w:bookmarkStart w:id="115" w:name="_Toc183955632"/>
      <w:bookmarkStart w:id="116" w:name="_Toc127529385"/>
      <w:bookmarkStart w:id="117" w:name="_Toc127536947"/>
      <w:bookmarkStart w:id="118" w:name="_Toc2085601437"/>
      <w:bookmarkStart w:id="119" w:name="_Toc1593060410"/>
      <w:bookmarkStart w:id="120" w:name="_Toc128064386"/>
      <w:r>
        <w:t>3</w:t>
      </w:r>
      <w:r w:rsidR="00B475B7">
        <w:t xml:space="preserve">.1 </w:t>
      </w:r>
      <w:r w:rsidR="00390AF0" w:rsidRPr="665F22CE">
        <w:t>Problem Research</w:t>
      </w:r>
      <w:bookmarkEnd w:id="115"/>
      <w:bookmarkEnd w:id="116"/>
      <w:bookmarkEnd w:id="117"/>
      <w:bookmarkEnd w:id="118"/>
      <w:bookmarkEnd w:id="119"/>
      <w:bookmarkEnd w:id="120"/>
    </w:p>
    <w:p w14:paraId="2970BCFD" w14:textId="50F982EC" w:rsidR="00390AF0" w:rsidRDefault="00390AF0" w:rsidP="2C5E8D80">
      <w:pPr>
        <w:pStyle w:val="Normal1"/>
        <w:spacing w:line="240" w:lineRule="auto"/>
        <w:jc w:val="left"/>
      </w:pPr>
      <w:r w:rsidRPr="26DFB007">
        <w:rPr>
          <w:color w:val="000000" w:themeColor="text1"/>
        </w:rPr>
        <w:t xml:space="preserve">Delirium has been found to be a prevalent issue among critically ill children admitted to </w:t>
      </w:r>
      <w:r w:rsidR="5B251B36" w:rsidRPr="6AD40DA3">
        <w:rPr>
          <w:color w:val="000000" w:themeColor="text1"/>
        </w:rPr>
        <w:t>PICUs</w:t>
      </w:r>
      <w:r w:rsidRPr="13E1F8EE">
        <w:rPr>
          <w:color w:val="000000" w:themeColor="text1"/>
        </w:rPr>
        <w:t>.</w:t>
      </w:r>
      <w:r w:rsidRPr="26DFB007">
        <w:rPr>
          <w:color w:val="000000" w:themeColor="text1"/>
        </w:rPr>
        <w:t xml:space="preserve"> There have been multiple studies that have concluded a high incidence of delirium in PICUs, with rates varying between 10% and 30%. These studies have discussed that the detection of delirium in paediatric patients can be challenging due to the lack of a standardised diagnosis method</w:t>
      </w:r>
      <w:ins w:id="121" w:author="Adam Logan" w:date="2023-02-22T20:01:00Z">
        <w:r w:rsidR="00FD2E20">
          <w:rPr>
            <w:color w:val="000000" w:themeColor="text1"/>
          </w:rPr>
          <w:t>,</w:t>
        </w:r>
      </w:ins>
      <w:r w:rsidRPr="26DFB007">
        <w:rPr>
          <w:color w:val="000000" w:themeColor="text1"/>
        </w:rPr>
        <w:t xml:space="preserve"> for delirium in children</w:t>
      </w:r>
      <w:ins w:id="122" w:author="Adam Logan" w:date="2023-02-22T20:02:00Z">
        <w:r w:rsidR="001064B9">
          <w:rPr>
            <w:color w:val="000000" w:themeColor="text1"/>
          </w:rPr>
          <w:t>,</w:t>
        </w:r>
      </w:ins>
      <w:r w:rsidRPr="26DFB007">
        <w:rPr>
          <w:color w:val="000000" w:themeColor="text1"/>
        </w:rPr>
        <w:t xml:space="preserve"> and the inconsistency of the condition. However, the </w:t>
      </w:r>
      <w:r w:rsidRPr="26DFB007">
        <w:rPr>
          <w:b/>
          <w:bCs/>
          <w:color w:val="000000" w:themeColor="text1"/>
        </w:rPr>
        <w:t>Cornell Assessment of P</w:t>
      </w:r>
      <w:r w:rsidRPr="26DFB007" w:rsidDel="00390AF0">
        <w:rPr>
          <w:b/>
          <w:bCs/>
          <w:color w:val="000000" w:themeColor="text1"/>
        </w:rPr>
        <w:t>a</w:t>
      </w:r>
      <w:r w:rsidRPr="26DFB007">
        <w:rPr>
          <w:b/>
          <w:bCs/>
          <w:color w:val="000000" w:themeColor="text1"/>
        </w:rPr>
        <w:t>ediatric Delirium</w:t>
      </w:r>
      <w:r w:rsidRPr="26DFB007">
        <w:rPr>
          <w:color w:val="000000" w:themeColor="text1"/>
        </w:rPr>
        <w:t xml:space="preserve"> (</w:t>
      </w:r>
      <w:r w:rsidRPr="26DFB007">
        <w:rPr>
          <w:b/>
          <w:bCs/>
          <w:color w:val="000000" w:themeColor="text1"/>
        </w:rPr>
        <w:t>CAPD</w:t>
      </w:r>
      <w:r w:rsidRPr="26DFB007">
        <w:rPr>
          <w:color w:val="000000" w:themeColor="text1"/>
        </w:rPr>
        <w:t xml:space="preserve">) [1] is a validated screening tool that has been used in multiple research programmes. </w:t>
      </w:r>
    </w:p>
    <w:p w14:paraId="650EFA78" w14:textId="507F4A22" w:rsidR="00390AF0" w:rsidRDefault="00390AF0" w:rsidP="2C5E8D80">
      <w:pPr>
        <w:pStyle w:val="Normal1"/>
        <w:spacing w:line="240" w:lineRule="auto"/>
        <w:jc w:val="left"/>
        <w:rPr>
          <w:color w:val="000000" w:themeColor="text1"/>
        </w:rPr>
      </w:pPr>
      <w:r w:rsidRPr="26DFB007">
        <w:rPr>
          <w:color w:val="000000" w:themeColor="text1"/>
        </w:rPr>
        <w:t xml:space="preserve">One such study that uses this diagnostic method is </w:t>
      </w:r>
      <w:proofErr w:type="spellStart"/>
      <w:r w:rsidRPr="329922F7">
        <w:rPr>
          <w:b/>
          <w:bCs/>
          <w:color w:val="000000" w:themeColor="text1"/>
        </w:rPr>
        <w:t>Pediatric</w:t>
      </w:r>
      <w:proofErr w:type="spellEnd"/>
      <w:r w:rsidRPr="26DFB007">
        <w:rPr>
          <w:b/>
          <w:bCs/>
          <w:color w:val="000000" w:themeColor="text1"/>
        </w:rPr>
        <w:t xml:space="preserve"> Delirium in </w:t>
      </w:r>
      <w:bookmarkStart w:id="123" w:name="_Int_c2zFh4Ht"/>
      <w:r w:rsidRPr="26DFB007">
        <w:rPr>
          <w:b/>
          <w:bCs/>
          <w:color w:val="000000" w:themeColor="text1"/>
        </w:rPr>
        <w:t>Critically-Ill</w:t>
      </w:r>
      <w:bookmarkEnd w:id="123"/>
      <w:r w:rsidRPr="26DFB007">
        <w:rPr>
          <w:b/>
          <w:bCs/>
          <w:color w:val="000000" w:themeColor="text1"/>
        </w:rPr>
        <w:t xml:space="preserve"> Children: An International Point Prevalence Study</w:t>
      </w:r>
      <w:r w:rsidRPr="26DFB007">
        <w:rPr>
          <w:color w:val="000000" w:themeColor="text1"/>
        </w:rPr>
        <w:t xml:space="preserve"> [2]. This international study took place across 25 different paediatric critical care units, with research gathered over almost three years and studied all patients admitted to the paediatric critical care units on designated study days. The study found that among 835 patients, 25% were found to screen positive for delirium, 13% were classified as comatose, and 62% were neither delirious nor comatose. </w:t>
      </w:r>
      <w:r w:rsidRPr="26DFB007" w:rsidDel="00390AF0">
        <w:rPr>
          <w:color w:val="000000" w:themeColor="text1"/>
        </w:rPr>
        <w:t xml:space="preserve">These rates of delirium varied significantly based on the reason for ICU admission, with the highest rates found in children admitted with infectious or inflammatory disorders. Furthermore, the prevalence of delirium increased to 38% in children who stayed in the PICU for 6 or more days. </w:t>
      </w:r>
    </w:p>
    <w:p w14:paraId="0AABAF27" w14:textId="2BFFC2E9" w:rsidR="00390AF0" w:rsidRDefault="00D2422D" w:rsidP="2C5E8D80">
      <w:pPr>
        <w:pStyle w:val="Heading2"/>
        <w:numPr>
          <w:ilvl w:val="1"/>
          <w:numId w:val="0"/>
        </w:numPr>
        <w:spacing w:line="240" w:lineRule="auto"/>
      </w:pPr>
      <w:bookmarkStart w:id="124" w:name="_Toc252025029"/>
      <w:bookmarkStart w:id="125" w:name="_Toc127529386"/>
      <w:bookmarkStart w:id="126" w:name="_Toc127536948"/>
      <w:bookmarkStart w:id="127" w:name="_Toc153799909"/>
      <w:bookmarkStart w:id="128" w:name="_Toc765409485"/>
      <w:bookmarkStart w:id="129" w:name="_Toc128064387"/>
      <w:r>
        <w:t>3</w:t>
      </w:r>
      <w:r w:rsidR="00B475B7">
        <w:t>.</w:t>
      </w:r>
      <w:r>
        <w:t xml:space="preserve">2. </w:t>
      </w:r>
      <w:r w:rsidR="00390AF0" w:rsidRPr="665F22CE">
        <w:t>Critical Problem Analysis</w:t>
      </w:r>
      <w:bookmarkEnd w:id="124"/>
      <w:bookmarkEnd w:id="125"/>
      <w:bookmarkEnd w:id="126"/>
      <w:bookmarkEnd w:id="127"/>
      <w:bookmarkEnd w:id="128"/>
      <w:bookmarkEnd w:id="129"/>
    </w:p>
    <w:p w14:paraId="665D90C3" w14:textId="2923CD53" w:rsidR="00390AF0" w:rsidRDefault="00390AF0" w:rsidP="2C5E8D80">
      <w:pPr>
        <w:pStyle w:val="Normal1"/>
        <w:spacing w:line="240" w:lineRule="auto"/>
        <w:jc w:val="left"/>
        <w:rPr>
          <w:color w:val="000000" w:themeColor="text1"/>
        </w:rPr>
      </w:pPr>
      <w:r w:rsidRPr="26DFB007">
        <w:rPr>
          <w:color w:val="000000" w:themeColor="text1"/>
        </w:rPr>
        <w:t>Delirium is a complex illness</w:t>
      </w:r>
      <w:ins w:id="130" w:author="Adam Logan" w:date="2023-02-22T20:07:00Z">
        <w:r w:rsidR="001B10F5">
          <w:rPr>
            <w:color w:val="000000" w:themeColor="text1"/>
          </w:rPr>
          <w:t>,</w:t>
        </w:r>
      </w:ins>
      <w:r w:rsidRPr="26DFB007">
        <w:rPr>
          <w:color w:val="000000" w:themeColor="text1"/>
        </w:rPr>
        <w:t xml:space="preserve"> which only recently started to be recognised and proper diagnostic consideration given. </w:t>
      </w:r>
      <w:r w:rsidR="4F51C381" w:rsidRPr="3505A793">
        <w:rPr>
          <w:color w:val="000000" w:themeColor="text1"/>
        </w:rPr>
        <w:t>D</w:t>
      </w:r>
      <w:r w:rsidRPr="3505A793">
        <w:rPr>
          <w:color w:val="000000" w:themeColor="text1"/>
        </w:rPr>
        <w:t>ue</w:t>
      </w:r>
      <w:r w:rsidRPr="26DFB007" w:rsidDel="00390AF0">
        <w:rPr>
          <w:color w:val="000000" w:themeColor="text1"/>
        </w:rPr>
        <w:t xml:space="preserve"> to the nature of the symptoms of delirium and how rapidly it can develop means it can be difficult to diagnose, especially in the younger generation.</w:t>
      </w:r>
      <w:r w:rsidR="16663865" w:rsidRPr="4C136728">
        <w:rPr>
          <w:color w:val="000000" w:themeColor="text1"/>
        </w:rPr>
        <w:t xml:space="preserve"> </w:t>
      </w:r>
      <w:r w:rsidRPr="665F22CE">
        <w:rPr>
          <w:color w:val="000000" w:themeColor="text1"/>
        </w:rPr>
        <w:t>Already proposed strategies, such as the use of validated screening tools, increased management of medication and non-pharmacological interventions aim to address this issue. However, further research is a necessity to help identify the most effective methods of diagnosis, prevention, and management of delirium in critically ill children across the UK.</w:t>
      </w:r>
    </w:p>
    <w:p w14:paraId="2E877DA8" w14:textId="38124C18" w:rsidR="00390AF0" w:rsidRDefault="00390AF0" w:rsidP="2C5E8D80">
      <w:pPr>
        <w:pStyle w:val="Normal1"/>
        <w:spacing w:line="240" w:lineRule="auto"/>
        <w:jc w:val="left"/>
        <w:rPr>
          <w:color w:val="000000" w:themeColor="text1"/>
        </w:rPr>
      </w:pPr>
      <w:r w:rsidRPr="26DFB007">
        <w:rPr>
          <w:color w:val="000000" w:themeColor="text1"/>
        </w:rPr>
        <w:t xml:space="preserve">The advancement of knowledge regarding delirium in </w:t>
      </w:r>
      <w:r w:rsidR="1B01542D" w:rsidRPr="1321CCF3">
        <w:rPr>
          <w:color w:val="000000" w:themeColor="text1"/>
        </w:rPr>
        <w:t>P</w:t>
      </w:r>
      <w:r w:rsidRPr="1321CCF3">
        <w:rPr>
          <w:color w:val="000000" w:themeColor="text1"/>
        </w:rPr>
        <w:t>ICUs</w:t>
      </w:r>
      <w:r w:rsidRPr="26DFB007">
        <w:rPr>
          <w:color w:val="000000" w:themeColor="text1"/>
        </w:rPr>
        <w:t xml:space="preserve"> and a reduction in the time to diagnosis is extremely important when considering the profound impact that this condition can have on the cognitive and educational development of young children. During this formative stage of life, children are highly receptive to </w:t>
      </w:r>
      <w:bookmarkStart w:id="131" w:name="_Int_lnH9plDS"/>
      <w:r w:rsidRPr="26DFB007">
        <w:rPr>
          <w:color w:val="000000" w:themeColor="text1"/>
        </w:rPr>
        <w:t>new information</w:t>
      </w:r>
      <w:bookmarkEnd w:id="131"/>
      <w:r w:rsidRPr="26DFB007">
        <w:rPr>
          <w:color w:val="000000" w:themeColor="text1"/>
        </w:rPr>
        <w:t xml:space="preserve"> and experiences and therefore, learn so much in everyday life outside of formal education, delirium’s symptoms can impede their ability to learn and understand the world around them, potentially compromising their long-term academic and personal development. </w:t>
      </w:r>
    </w:p>
    <w:p w14:paraId="1EEC5054" w14:textId="3F83ED62" w:rsidR="00390AF0" w:rsidRDefault="00390AF0" w:rsidP="2C5E8D80">
      <w:pPr>
        <w:pStyle w:val="Normal1"/>
        <w:spacing w:line="240" w:lineRule="auto"/>
        <w:jc w:val="left"/>
        <w:rPr>
          <w:color w:val="000000" w:themeColor="text1"/>
        </w:rPr>
      </w:pPr>
      <w:r w:rsidRPr="665F22CE">
        <w:rPr>
          <w:color w:val="000000" w:themeColor="text1"/>
        </w:rPr>
        <w:t xml:space="preserve">Furthermore, addressing the issue of delirium in PICUs is important for the professional development of nurses and other NHS </w:t>
      </w:r>
      <w:r w:rsidRPr="1143B05F">
        <w:rPr>
          <w:color w:val="000000" w:themeColor="text1"/>
        </w:rPr>
        <w:t xml:space="preserve">(National Health Service) </w:t>
      </w:r>
      <w:r w:rsidRPr="665F22CE">
        <w:rPr>
          <w:color w:val="000000" w:themeColor="text1"/>
        </w:rPr>
        <w:t xml:space="preserve">staff; By increasing the understanding and proficiency of delirium from within the NHS, healthcare workers can advance their careers, expand their knowledge, and become even more effective in their roles. </w:t>
      </w:r>
    </w:p>
    <w:p w14:paraId="6AD26621" w14:textId="2AFA767E" w:rsidR="00390AF0" w:rsidRDefault="00D2422D" w:rsidP="2C5E8D80">
      <w:pPr>
        <w:pStyle w:val="Heading2"/>
        <w:numPr>
          <w:ilvl w:val="1"/>
          <w:numId w:val="0"/>
        </w:numPr>
        <w:spacing w:line="240" w:lineRule="auto"/>
      </w:pPr>
      <w:bookmarkStart w:id="132" w:name="_Toc1827993764"/>
      <w:bookmarkStart w:id="133" w:name="_Toc127529387"/>
      <w:bookmarkStart w:id="134" w:name="_Toc127536949"/>
      <w:bookmarkStart w:id="135" w:name="_Toc1752017136"/>
      <w:bookmarkStart w:id="136" w:name="_Toc262767906"/>
      <w:bookmarkStart w:id="137" w:name="_Toc128064388"/>
      <w:r>
        <w:t xml:space="preserve">3.3. </w:t>
      </w:r>
      <w:r w:rsidR="00390AF0" w:rsidRPr="665F22CE">
        <w:t>Project Aim</w:t>
      </w:r>
      <w:bookmarkEnd w:id="132"/>
      <w:bookmarkEnd w:id="133"/>
      <w:bookmarkEnd w:id="134"/>
      <w:bookmarkEnd w:id="135"/>
      <w:bookmarkEnd w:id="136"/>
      <w:bookmarkEnd w:id="137"/>
    </w:p>
    <w:p w14:paraId="24A4E1FF" w14:textId="38B4BDAD" w:rsidR="00390AF0" w:rsidRDefault="00390AF0" w:rsidP="2C5E8D80">
      <w:pPr>
        <w:pStyle w:val="Normal1"/>
        <w:spacing w:line="240" w:lineRule="auto"/>
        <w:jc w:val="left"/>
        <w:rPr>
          <w:color w:val="000000" w:themeColor="text1"/>
        </w:rPr>
      </w:pPr>
      <w:r w:rsidRPr="78567D27">
        <w:rPr>
          <w:color w:val="000000" w:themeColor="text1"/>
        </w:rPr>
        <w:t xml:space="preserve">The diagnosis and treatment of delirium remains an under-researched area in paediatric critical care medicine. </w:t>
      </w:r>
      <w:r w:rsidRPr="665F22CE">
        <w:rPr>
          <w:color w:val="000000" w:themeColor="text1"/>
        </w:rPr>
        <w:t xml:space="preserve">The aim of this project is to provide a software system that will support a nationwide clinical trial on delirium in </w:t>
      </w:r>
      <w:r w:rsidR="335B8879" w:rsidRPr="1A92B242">
        <w:rPr>
          <w:color w:val="000000" w:themeColor="text1"/>
        </w:rPr>
        <w:t>P</w:t>
      </w:r>
      <w:r w:rsidRPr="1A92B242">
        <w:rPr>
          <w:color w:val="000000" w:themeColor="text1"/>
        </w:rPr>
        <w:t>ICUs</w:t>
      </w:r>
      <w:r w:rsidRPr="665F22CE">
        <w:rPr>
          <w:color w:val="000000" w:themeColor="text1"/>
        </w:rPr>
        <w:t xml:space="preserve"> within the National Health Service (NHS). The trial is conducted by the School of Nursing at Queen's University Belfast (QUB).</w:t>
      </w:r>
      <w:r w:rsidR="7FB278ED" w:rsidRPr="6E53EC0F">
        <w:rPr>
          <w:color w:val="000000" w:themeColor="text1"/>
        </w:rPr>
        <w:t xml:space="preserve"> </w:t>
      </w:r>
      <w:r w:rsidR="00CE5987" w:rsidRPr="00CE5987">
        <w:rPr>
          <w:color w:val="000000" w:themeColor="text1"/>
        </w:rPr>
        <w:t xml:space="preserve">Our system will assist the clinical trial by not only providing a platform for the data collected, to be </w:t>
      </w:r>
      <w:r w:rsidR="3966DE30" w:rsidRPr="0EDA6179">
        <w:rPr>
          <w:color w:val="000000" w:themeColor="text1"/>
        </w:rPr>
        <w:t>recorded, stored</w:t>
      </w:r>
      <w:r w:rsidR="008B3D60" w:rsidRPr="17A2B7B2">
        <w:rPr>
          <w:color w:val="000000" w:themeColor="text1"/>
        </w:rPr>
        <w:t>,</w:t>
      </w:r>
      <w:r w:rsidR="3966DE30" w:rsidRPr="0EDA6179">
        <w:rPr>
          <w:color w:val="000000" w:themeColor="text1"/>
        </w:rPr>
        <w:t xml:space="preserve"> and </w:t>
      </w:r>
      <w:r w:rsidR="492A5D04" w:rsidRPr="7A2E6D6C">
        <w:rPr>
          <w:color w:val="000000" w:themeColor="text1"/>
        </w:rPr>
        <w:t>visualised</w:t>
      </w:r>
      <w:r w:rsidR="00CE5987" w:rsidRPr="00CE5987">
        <w:rPr>
          <w:color w:val="000000" w:themeColor="text1"/>
        </w:rPr>
        <w:t xml:space="preserve"> but also to educate parents and nurses </w:t>
      </w:r>
      <w:r w:rsidR="56A51A67" w:rsidRPr="25A0996E">
        <w:rPr>
          <w:color w:val="000000" w:themeColor="text1"/>
        </w:rPr>
        <w:t xml:space="preserve">through </w:t>
      </w:r>
      <w:r w:rsidR="3A16E5C0" w:rsidRPr="3594D46A">
        <w:rPr>
          <w:color w:val="000000" w:themeColor="text1"/>
        </w:rPr>
        <w:t>an</w:t>
      </w:r>
      <w:r w:rsidR="32DA22C1" w:rsidRPr="24F52769">
        <w:rPr>
          <w:color w:val="000000" w:themeColor="text1"/>
        </w:rPr>
        <w:t xml:space="preserve"> </w:t>
      </w:r>
      <w:r w:rsidR="56A51A67" w:rsidRPr="25A0996E">
        <w:rPr>
          <w:color w:val="000000" w:themeColor="text1"/>
        </w:rPr>
        <w:t xml:space="preserve">engaging </w:t>
      </w:r>
      <w:r w:rsidR="56A51A67" w:rsidRPr="23F77FAD">
        <w:rPr>
          <w:color w:val="000000" w:themeColor="text1"/>
        </w:rPr>
        <w:t>e-</w:t>
      </w:r>
      <w:r w:rsidR="56A51A67" w:rsidRPr="5A8CDD04">
        <w:rPr>
          <w:color w:val="000000" w:themeColor="text1"/>
        </w:rPr>
        <w:t xml:space="preserve">learning </w:t>
      </w:r>
      <w:r w:rsidR="32DA22C1" w:rsidRPr="3594D46A">
        <w:rPr>
          <w:color w:val="000000" w:themeColor="text1"/>
        </w:rPr>
        <w:t>package</w:t>
      </w:r>
      <w:r w:rsidR="60DCA3C4" w:rsidRPr="7EB11652">
        <w:rPr>
          <w:color w:val="000000" w:themeColor="text1"/>
        </w:rPr>
        <w:t xml:space="preserve"> </w:t>
      </w:r>
      <w:proofErr w:type="gramStart"/>
      <w:r w:rsidR="00CE5987" w:rsidRPr="00CE5987">
        <w:rPr>
          <w:color w:val="000000" w:themeColor="text1"/>
        </w:rPr>
        <w:t>on the subject of delirium</w:t>
      </w:r>
      <w:proofErr w:type="gramEnd"/>
      <w:r w:rsidR="00CE5987" w:rsidRPr="00CE5987">
        <w:rPr>
          <w:color w:val="000000" w:themeColor="text1"/>
        </w:rPr>
        <w:t>.</w:t>
      </w:r>
    </w:p>
    <w:p w14:paraId="647EBD97" w14:textId="5B632287" w:rsidR="00390AF0" w:rsidRDefault="00D2422D" w:rsidP="2C5E8D80">
      <w:pPr>
        <w:pStyle w:val="Heading2"/>
        <w:numPr>
          <w:ilvl w:val="1"/>
          <w:numId w:val="0"/>
        </w:numPr>
        <w:spacing w:line="240" w:lineRule="auto"/>
      </w:pPr>
      <w:bookmarkStart w:id="138" w:name="_Toc2009443594"/>
      <w:bookmarkStart w:id="139" w:name="_Toc127529388"/>
      <w:bookmarkStart w:id="140" w:name="_Toc127536950"/>
      <w:bookmarkStart w:id="141" w:name="_Toc2025077708"/>
      <w:bookmarkStart w:id="142" w:name="_Toc373044691"/>
      <w:bookmarkStart w:id="143" w:name="_Toc128064389"/>
      <w:r>
        <w:t xml:space="preserve">3.4. </w:t>
      </w:r>
      <w:r w:rsidR="00390AF0" w:rsidRPr="665F22CE">
        <w:t>Proposed System Solution</w:t>
      </w:r>
      <w:bookmarkEnd w:id="138"/>
      <w:bookmarkEnd w:id="139"/>
      <w:bookmarkEnd w:id="140"/>
      <w:bookmarkEnd w:id="141"/>
      <w:bookmarkEnd w:id="142"/>
      <w:bookmarkEnd w:id="143"/>
    </w:p>
    <w:p w14:paraId="6D3C2E68" w14:textId="7CD10D96" w:rsidR="00390AF0" w:rsidRDefault="00390AF0" w:rsidP="2C5E8D80">
      <w:pPr>
        <w:pStyle w:val="Normal1"/>
        <w:spacing w:line="240" w:lineRule="auto"/>
        <w:jc w:val="left"/>
      </w:pPr>
      <w:r w:rsidRPr="26DFB007">
        <w:rPr>
          <w:color w:val="000000" w:themeColor="text1"/>
        </w:rPr>
        <w:t xml:space="preserve">There </w:t>
      </w:r>
      <w:r w:rsidR="36F68FBF" w:rsidRPr="66600309">
        <w:rPr>
          <w:color w:val="000000" w:themeColor="text1"/>
        </w:rPr>
        <w:t>is a</w:t>
      </w:r>
      <w:r w:rsidRPr="26DFB007">
        <w:rPr>
          <w:color w:val="000000" w:themeColor="text1"/>
        </w:rPr>
        <w:t xml:space="preserve"> </w:t>
      </w:r>
      <w:r w:rsidR="00220ECD" w:rsidRPr="26DFB007">
        <w:rPr>
          <w:color w:val="000000" w:themeColor="text1"/>
        </w:rPr>
        <w:t>pre-existing</w:t>
      </w:r>
      <w:ins w:id="144" w:author="Andrew Robb" w:date="2023-02-16T13:58:00Z">
        <w:r w:rsidR="07EE97E0" w:rsidRPr="26DFB007">
          <w:rPr>
            <w:color w:val="000000" w:themeColor="text1"/>
          </w:rPr>
          <w:t xml:space="preserve"> </w:t>
        </w:r>
      </w:ins>
      <w:r w:rsidRPr="193CB713">
        <w:rPr>
          <w:color w:val="000000" w:themeColor="text1"/>
        </w:rPr>
        <w:t>system</w:t>
      </w:r>
      <w:r w:rsidR="385733D1" w:rsidRPr="5BA7EF41">
        <w:rPr>
          <w:color w:val="000000" w:themeColor="text1"/>
        </w:rPr>
        <w:t>;</w:t>
      </w:r>
      <w:r w:rsidRPr="26DFB007">
        <w:rPr>
          <w:color w:val="000000" w:themeColor="text1"/>
        </w:rPr>
        <w:t xml:space="preserve"> however, </w:t>
      </w:r>
      <w:r w:rsidR="063D85B4" w:rsidRPr="718715EB">
        <w:rPr>
          <w:color w:val="000000" w:themeColor="text1"/>
        </w:rPr>
        <w:t>the</w:t>
      </w:r>
      <w:r w:rsidR="69E1C06B" w:rsidRPr="718715EB">
        <w:rPr>
          <w:color w:val="000000" w:themeColor="text1"/>
        </w:rPr>
        <w:t xml:space="preserve"> </w:t>
      </w:r>
      <w:r w:rsidR="5D10C329" w:rsidRPr="718715EB">
        <w:rPr>
          <w:color w:val="000000" w:themeColor="text1"/>
        </w:rPr>
        <w:t>implementation</w:t>
      </w:r>
      <w:r w:rsidR="421C63A6" w:rsidRPr="26DFB007">
        <w:rPr>
          <w:color w:val="000000" w:themeColor="text1"/>
        </w:rPr>
        <w:t xml:space="preserve"> </w:t>
      </w:r>
      <w:r w:rsidR="0344DA5B" w:rsidRPr="4E2FE857">
        <w:rPr>
          <w:color w:val="000000" w:themeColor="text1"/>
        </w:rPr>
        <w:t>ha</w:t>
      </w:r>
      <w:r w:rsidR="40FE5D75" w:rsidRPr="4E2FE857">
        <w:rPr>
          <w:color w:val="000000" w:themeColor="text1"/>
        </w:rPr>
        <w:t>s</w:t>
      </w:r>
      <w:r w:rsidR="0344DA5B" w:rsidRPr="4D263286">
        <w:rPr>
          <w:color w:val="000000" w:themeColor="text1"/>
        </w:rPr>
        <w:t xml:space="preserve"> several</w:t>
      </w:r>
      <w:r w:rsidR="6D577801" w:rsidRPr="4D263286">
        <w:rPr>
          <w:color w:val="000000" w:themeColor="text1"/>
        </w:rPr>
        <w:t xml:space="preserve"> limitations</w:t>
      </w:r>
      <w:r w:rsidRPr="4D263286">
        <w:rPr>
          <w:color w:val="000000" w:themeColor="text1"/>
        </w:rPr>
        <w:t>.</w:t>
      </w:r>
      <w:r w:rsidR="007B4122">
        <w:rPr>
          <w:color w:val="000000" w:themeColor="text1"/>
        </w:rPr>
        <w:t xml:space="preserve"> Th</w:t>
      </w:r>
      <w:r w:rsidRPr="26DFB007">
        <w:rPr>
          <w:color w:val="000000" w:themeColor="text1"/>
        </w:rPr>
        <w:t xml:space="preserve">e system is a static website that contains basic information on delirium in the paediatric ICUs, some educational materials that are limited to text and links to external resources. </w:t>
      </w:r>
      <w:r w:rsidRPr="7F2D0B11">
        <w:rPr>
          <w:color w:val="000000" w:themeColor="text1"/>
        </w:rPr>
        <w:t xml:space="preserve">The </w:t>
      </w:r>
      <w:r w:rsidR="0BDD9479" w:rsidRPr="7F2D0B11">
        <w:rPr>
          <w:color w:val="000000" w:themeColor="text1"/>
        </w:rPr>
        <w:t xml:space="preserve">pre-existing </w:t>
      </w:r>
      <w:r w:rsidRPr="7F2D0B11">
        <w:rPr>
          <w:color w:val="000000" w:themeColor="text1"/>
        </w:rPr>
        <w:t>system</w:t>
      </w:r>
      <w:r w:rsidRPr="26DFB007">
        <w:rPr>
          <w:color w:val="000000" w:themeColor="text1"/>
        </w:rPr>
        <w:t xml:space="preserve"> does include an audit feature, allowing users to submit patient data but the process is drawn-out and involves having to download an excel file, input data and then re-</w:t>
      </w:r>
      <w:r w:rsidRPr="328685C8">
        <w:rPr>
          <w:color w:val="000000" w:themeColor="text1"/>
        </w:rPr>
        <w:t>upload</w:t>
      </w:r>
      <w:r w:rsidRPr="26DFB007">
        <w:rPr>
          <w:color w:val="000000" w:themeColor="text1"/>
        </w:rPr>
        <w:t xml:space="preserve"> this file. </w:t>
      </w:r>
    </w:p>
    <w:p w14:paraId="51F64B7F" w14:textId="09EE2297" w:rsidR="006724C2" w:rsidRDefault="00390AF0" w:rsidP="400CEEBD">
      <w:pPr>
        <w:spacing w:after="160" w:line="240" w:lineRule="auto"/>
        <w:ind w:left="0" w:right="0" w:firstLine="0"/>
        <w:jc w:val="left"/>
      </w:pPr>
      <w:r w:rsidRPr="665F22CE">
        <w:rPr>
          <w:color w:val="000000" w:themeColor="text1"/>
        </w:rPr>
        <w:t xml:space="preserve">Our proposed system aims to mitigate these issues by creating </w:t>
      </w:r>
      <w:r w:rsidRPr="11FB04ED">
        <w:rPr>
          <w:color w:val="000000" w:themeColor="text1"/>
        </w:rPr>
        <w:t>a</w:t>
      </w:r>
      <w:r w:rsidR="69A6E1F2" w:rsidRPr="11FB04ED">
        <w:rPr>
          <w:color w:val="000000" w:themeColor="text1"/>
        </w:rPr>
        <w:t>n improved workflow</w:t>
      </w:r>
      <w:r w:rsidRPr="665F22CE">
        <w:rPr>
          <w:color w:val="000000" w:themeColor="text1"/>
        </w:rPr>
        <w:t xml:space="preserve"> and </w:t>
      </w:r>
      <w:r w:rsidR="4D731600" w:rsidRPr="2BAEEF82">
        <w:rPr>
          <w:color w:val="000000" w:themeColor="text1"/>
        </w:rPr>
        <w:t>more</w:t>
      </w:r>
      <w:r w:rsidRPr="2B938032">
        <w:rPr>
          <w:color w:val="000000" w:themeColor="text1"/>
        </w:rPr>
        <w:t xml:space="preserve"> </w:t>
      </w:r>
      <w:r w:rsidRPr="665F22CE">
        <w:rPr>
          <w:color w:val="000000" w:themeColor="text1"/>
        </w:rPr>
        <w:t xml:space="preserve">user-friendly platform for submitting audit data and furthermore </w:t>
      </w:r>
      <w:r w:rsidR="2FC424AB" w:rsidRPr="3E51D981">
        <w:rPr>
          <w:color w:val="000000" w:themeColor="text1"/>
        </w:rPr>
        <w:t>the ability</w:t>
      </w:r>
      <w:r w:rsidRPr="3E51D981">
        <w:rPr>
          <w:color w:val="000000" w:themeColor="text1"/>
        </w:rPr>
        <w:t xml:space="preserve"> </w:t>
      </w:r>
      <w:r w:rsidR="2FC424AB" w:rsidRPr="108BC2CF">
        <w:rPr>
          <w:color w:val="000000" w:themeColor="text1"/>
        </w:rPr>
        <w:t>to</w:t>
      </w:r>
      <w:r w:rsidRPr="108BC2CF">
        <w:rPr>
          <w:color w:val="000000" w:themeColor="text1"/>
        </w:rPr>
        <w:t xml:space="preserve"> </w:t>
      </w:r>
      <w:r w:rsidRPr="665F22CE">
        <w:rPr>
          <w:color w:val="000000" w:themeColor="text1"/>
        </w:rPr>
        <w:t xml:space="preserve">share and view this information through the portal in a way that is easy to absorb. Another target </w:t>
      </w:r>
      <w:r w:rsidR="7F05D525" w:rsidRPr="67929C12">
        <w:rPr>
          <w:color w:val="000000" w:themeColor="text1"/>
        </w:rPr>
        <w:t>is to</w:t>
      </w:r>
      <w:r w:rsidRPr="67929C12">
        <w:rPr>
          <w:color w:val="000000" w:themeColor="text1"/>
        </w:rPr>
        <w:t xml:space="preserve"> improv</w:t>
      </w:r>
      <w:r w:rsidR="599A79F3" w:rsidRPr="67929C12">
        <w:rPr>
          <w:color w:val="000000" w:themeColor="text1"/>
        </w:rPr>
        <w:t>e</w:t>
      </w:r>
      <w:r w:rsidRPr="665F22CE">
        <w:rPr>
          <w:color w:val="000000" w:themeColor="text1"/>
        </w:rPr>
        <w:t xml:space="preserve"> the accessibility and interactivity of the educational materials available; The overarching goal is to create a system that is more intuitive and easier to use, while also providing more in-depth and engaging educational materials.</w:t>
      </w:r>
      <w:r w:rsidR="009E265A">
        <w:rPr>
          <w:color w:val="000000" w:themeColor="text1"/>
        </w:rPr>
        <w:t xml:space="preserve"> </w:t>
      </w:r>
    </w:p>
    <w:p w14:paraId="358A2413" w14:textId="2B57D205" w:rsidR="00390AF0" w:rsidRPr="00D16670" w:rsidRDefault="5008C5DA" w:rsidP="00D16670">
      <w:pPr>
        <w:rPr>
          <w:rStyle w:val="Heading1Char"/>
          <w:b w:val="0"/>
          <w:sz w:val="19"/>
        </w:rPr>
      </w:pPr>
      <w:r>
        <w:br w:type="page"/>
      </w:r>
      <w:bookmarkStart w:id="145" w:name="_Toc2000832421"/>
      <w:bookmarkStart w:id="146" w:name="_Toc128064390"/>
      <w:r w:rsidR="007A7E2A" w:rsidRPr="3FDA3254">
        <w:rPr>
          <w:rStyle w:val="Heading1Char"/>
        </w:rPr>
        <w:lastRenderedPageBreak/>
        <w:t xml:space="preserve">4. </w:t>
      </w:r>
      <w:r w:rsidR="00390AF0" w:rsidRPr="3FDA3254">
        <w:rPr>
          <w:rStyle w:val="Heading1Char"/>
        </w:rPr>
        <w:t>Specifications</w:t>
      </w:r>
      <w:bookmarkEnd w:id="145"/>
      <w:bookmarkEnd w:id="146"/>
    </w:p>
    <w:p w14:paraId="0F96AAF2" w14:textId="547EF78A" w:rsidR="00390AF0" w:rsidRDefault="007A7E2A" w:rsidP="2C5E8D80">
      <w:pPr>
        <w:pStyle w:val="Heading2"/>
        <w:numPr>
          <w:ilvl w:val="1"/>
          <w:numId w:val="0"/>
        </w:numPr>
        <w:spacing w:line="240" w:lineRule="auto"/>
        <w:ind w:left="19"/>
      </w:pPr>
      <w:bookmarkStart w:id="147" w:name="_Toc2059473363"/>
      <w:bookmarkStart w:id="148" w:name="_Toc127529390"/>
      <w:bookmarkStart w:id="149" w:name="_Toc127536952"/>
      <w:bookmarkStart w:id="150" w:name="_Toc1368990463"/>
      <w:bookmarkStart w:id="151" w:name="_Toc403197140"/>
      <w:bookmarkStart w:id="152" w:name="_Toc128064391"/>
      <w:r>
        <w:t xml:space="preserve">4.1. </w:t>
      </w:r>
      <w:r w:rsidR="00390AF0">
        <w:t>High-Level System Requirements</w:t>
      </w:r>
      <w:bookmarkEnd w:id="147"/>
      <w:bookmarkEnd w:id="148"/>
      <w:bookmarkEnd w:id="149"/>
      <w:bookmarkEnd w:id="150"/>
      <w:bookmarkEnd w:id="151"/>
      <w:bookmarkEnd w:id="152"/>
    </w:p>
    <w:p w14:paraId="716993A4" w14:textId="73E56707" w:rsidR="6FABFC22" w:rsidRDefault="00B64C3B" w:rsidP="6FABFC22">
      <w:pPr>
        <w:pStyle w:val="NormalWeb"/>
        <w:spacing w:before="0" w:beforeAutospacing="0" w:after="0" w:afterAutospacing="0"/>
        <w:rPr>
          <w:rFonts w:ascii="Calibri" w:hAnsi="Calibri" w:cs="Calibri"/>
          <w:color w:val="000000" w:themeColor="text1"/>
          <w:sz w:val="19"/>
          <w:szCs w:val="19"/>
        </w:rPr>
      </w:pPr>
      <w:r>
        <w:rPr>
          <w:rFonts w:ascii="Calibri" w:hAnsi="Calibri" w:cs="Calibri"/>
          <w:color w:val="000000" w:themeColor="text1"/>
          <w:sz w:val="19"/>
          <w:szCs w:val="19"/>
        </w:rPr>
        <w:t>Table 1</w:t>
      </w:r>
      <w:r w:rsidR="00390AF0" w:rsidRPr="26DFB007">
        <w:rPr>
          <w:rFonts w:ascii="Calibri" w:hAnsi="Calibri" w:cs="Calibri"/>
          <w:color w:val="000000" w:themeColor="text1"/>
          <w:sz w:val="19"/>
          <w:szCs w:val="19"/>
        </w:rPr>
        <w:t>, briefly, the key requirements that the system</w:t>
      </w:r>
      <w:r w:rsidR="00F93E4A">
        <w:rPr>
          <w:rFonts w:ascii="Calibri" w:hAnsi="Calibri" w:cs="Calibri"/>
          <w:color w:val="000000" w:themeColor="text1"/>
          <w:sz w:val="19"/>
          <w:szCs w:val="19"/>
        </w:rPr>
        <w:t>s</w:t>
      </w:r>
      <w:r w:rsidR="00390AF0" w:rsidRPr="26DFB007">
        <w:rPr>
          <w:rFonts w:ascii="Calibri" w:hAnsi="Calibri" w:cs="Calibri"/>
          <w:color w:val="000000" w:themeColor="text1"/>
          <w:sz w:val="19"/>
          <w:szCs w:val="19"/>
        </w:rPr>
        <w:t xml:space="preserve"> (both the audit system and the </w:t>
      </w:r>
      <w:r w:rsidR="008E21EE">
        <w:rPr>
          <w:rFonts w:ascii="Calibri" w:hAnsi="Calibri" w:cs="Calibri"/>
          <w:color w:val="000000" w:themeColor="text1"/>
          <w:sz w:val="19"/>
          <w:szCs w:val="19"/>
        </w:rPr>
        <w:t>e-learning</w:t>
      </w:r>
      <w:r w:rsidR="00390AF0" w:rsidRPr="26DFB007">
        <w:rPr>
          <w:rFonts w:ascii="Calibri" w:hAnsi="Calibri" w:cs="Calibri"/>
          <w:color w:val="000000" w:themeColor="text1"/>
          <w:sz w:val="19"/>
          <w:szCs w:val="19"/>
        </w:rPr>
        <w:t xml:space="preserve"> system) should meet and which should be kept in mind when choosing the technology and designing the architecture of the system. This is not an exhaustive list of all requirements, only those most pertinent to the current report. A draft list of requirements, and how they should be validated</w:t>
      </w:r>
      <w:r w:rsidR="60C056E1" w:rsidRPr="6A40C76A">
        <w:rPr>
          <w:rFonts w:ascii="Calibri" w:hAnsi="Calibri" w:cs="Calibri"/>
          <w:color w:val="000000" w:themeColor="text1"/>
          <w:sz w:val="19"/>
          <w:szCs w:val="19"/>
        </w:rPr>
        <w:t xml:space="preserve"> </w:t>
      </w:r>
      <w:r w:rsidR="005A44F9">
        <w:rPr>
          <w:rFonts w:ascii="Calibri" w:hAnsi="Calibri" w:cs="Calibri"/>
          <w:color w:val="000000" w:themeColor="text1"/>
          <w:sz w:val="19"/>
          <w:szCs w:val="19"/>
        </w:rPr>
        <w:t xml:space="preserve">can be viewed in the appendices </w:t>
      </w:r>
      <w:hyperlink w:anchor="_A.5_Draft_Requirements" w:history="1">
        <w:r w:rsidR="2B3A5BEE" w:rsidRPr="0047191F">
          <w:rPr>
            <w:rStyle w:val="Hyperlink"/>
            <w:rFonts w:ascii="Calibri" w:hAnsi="Calibri" w:cs="Calibri"/>
            <w:sz w:val="19"/>
            <w:szCs w:val="19"/>
          </w:rPr>
          <w:t>[</w:t>
        </w:r>
        <w:r w:rsidR="0AD395B9" w:rsidRPr="0047191F">
          <w:rPr>
            <w:rStyle w:val="Hyperlink"/>
            <w:rFonts w:ascii="Calibri" w:hAnsi="Calibri" w:cs="Calibri"/>
            <w:sz w:val="19"/>
            <w:szCs w:val="19"/>
          </w:rPr>
          <w:t>A</w:t>
        </w:r>
        <w:r w:rsidR="25252B58" w:rsidRPr="0047191F">
          <w:rPr>
            <w:rStyle w:val="Hyperlink"/>
            <w:rFonts w:ascii="Calibri" w:hAnsi="Calibri" w:cs="Calibri"/>
            <w:sz w:val="19"/>
            <w:szCs w:val="19"/>
          </w:rPr>
          <w:t xml:space="preserve">ppendix </w:t>
        </w:r>
        <w:r w:rsidR="0AD395B9" w:rsidRPr="0047191F">
          <w:rPr>
            <w:rStyle w:val="Hyperlink"/>
            <w:rFonts w:ascii="Calibri" w:hAnsi="Calibri" w:cs="Calibri"/>
            <w:sz w:val="19"/>
            <w:szCs w:val="19"/>
          </w:rPr>
          <w:t>A</w:t>
        </w:r>
        <w:r w:rsidR="2B3A5BEE" w:rsidRPr="0047191F">
          <w:rPr>
            <w:rStyle w:val="Hyperlink"/>
            <w:rFonts w:ascii="Calibri" w:hAnsi="Calibri" w:cs="Calibri"/>
            <w:sz w:val="19"/>
            <w:szCs w:val="19"/>
          </w:rPr>
          <w:t>.5</w:t>
        </w:r>
        <w:r w:rsidR="5F186C10" w:rsidRPr="0047191F">
          <w:rPr>
            <w:rStyle w:val="Hyperlink"/>
            <w:rFonts w:ascii="Calibri" w:hAnsi="Calibri" w:cs="Calibri"/>
            <w:sz w:val="19"/>
            <w:szCs w:val="19"/>
          </w:rPr>
          <w:t xml:space="preserve">: </w:t>
        </w:r>
        <w:r w:rsidR="0554D9BE" w:rsidRPr="0047191F">
          <w:rPr>
            <w:rStyle w:val="Hyperlink"/>
            <w:rFonts w:ascii="Calibri" w:hAnsi="Calibri" w:cs="Calibri"/>
            <w:sz w:val="19"/>
            <w:szCs w:val="19"/>
          </w:rPr>
          <w:t>D</w:t>
        </w:r>
        <w:r w:rsidR="4961B2A5" w:rsidRPr="0047191F">
          <w:rPr>
            <w:rStyle w:val="Hyperlink"/>
            <w:rFonts w:ascii="Calibri" w:hAnsi="Calibri" w:cs="Calibri"/>
            <w:sz w:val="19"/>
            <w:szCs w:val="19"/>
          </w:rPr>
          <w:t xml:space="preserve">raft </w:t>
        </w:r>
        <w:r w:rsidR="6118C4CE" w:rsidRPr="0047191F">
          <w:rPr>
            <w:rStyle w:val="Hyperlink"/>
            <w:rFonts w:ascii="Calibri" w:hAnsi="Calibri" w:cs="Calibri"/>
            <w:sz w:val="19"/>
            <w:szCs w:val="19"/>
          </w:rPr>
          <w:t xml:space="preserve">of </w:t>
        </w:r>
        <w:bookmarkStart w:id="153" w:name="_Hlt128062475"/>
        <w:r w:rsidR="6118C4CE" w:rsidRPr="0047191F">
          <w:rPr>
            <w:rStyle w:val="Hyperlink"/>
            <w:rFonts w:ascii="Calibri" w:hAnsi="Calibri" w:cs="Calibri"/>
            <w:sz w:val="19"/>
            <w:szCs w:val="19"/>
          </w:rPr>
          <w:t>u</w:t>
        </w:r>
        <w:bookmarkEnd w:id="153"/>
        <w:r w:rsidR="6118C4CE" w:rsidRPr="0047191F">
          <w:rPr>
            <w:rStyle w:val="Hyperlink"/>
            <w:rFonts w:ascii="Calibri" w:hAnsi="Calibri" w:cs="Calibri"/>
            <w:sz w:val="19"/>
            <w:szCs w:val="19"/>
          </w:rPr>
          <w:t xml:space="preserve">ser </w:t>
        </w:r>
        <w:r w:rsidR="4961B2A5" w:rsidRPr="0047191F">
          <w:rPr>
            <w:rStyle w:val="Hyperlink"/>
            <w:rFonts w:ascii="Calibri" w:hAnsi="Calibri" w:cs="Calibri"/>
            <w:sz w:val="19"/>
            <w:szCs w:val="19"/>
          </w:rPr>
          <w:t>requirements</w:t>
        </w:r>
        <w:r w:rsidR="0AD395B9" w:rsidRPr="0047191F">
          <w:rPr>
            <w:rStyle w:val="Hyperlink"/>
            <w:rFonts w:ascii="Calibri" w:hAnsi="Calibri" w:cs="Calibri"/>
            <w:sz w:val="19"/>
            <w:szCs w:val="19"/>
          </w:rPr>
          <w:t>]</w:t>
        </w:r>
      </w:hyperlink>
    </w:p>
    <w:p w14:paraId="11A7689F" w14:textId="77777777" w:rsidR="00390AF0" w:rsidRPr="00D34027" w:rsidRDefault="00390AF0" w:rsidP="00390AF0">
      <w:pPr>
        <w:pStyle w:val="NormalWeb"/>
        <w:spacing w:before="0" w:beforeAutospacing="0" w:after="3" w:afterAutospacing="0"/>
        <w:ind w:right="119" w:hanging="10"/>
        <w:jc w:val="center"/>
        <w:rPr>
          <w:i/>
          <w:color w:val="767171" w:themeColor="background2" w:themeShade="80"/>
        </w:rPr>
      </w:pPr>
      <w:r w:rsidRPr="00D34027">
        <w:rPr>
          <w:rFonts w:ascii="Calibri" w:hAnsi="Calibri" w:cs="Calibri"/>
          <w:i/>
          <w:color w:val="767171" w:themeColor="background2" w:themeShade="80"/>
          <w:sz w:val="19"/>
          <w:szCs w:val="19"/>
        </w:rPr>
        <w:t>Table 1: Key Requirements</w:t>
      </w:r>
    </w:p>
    <w:tbl>
      <w:tblPr>
        <w:tblStyle w:val="TableGrid0"/>
        <w:tblW w:w="0" w:type="auto"/>
        <w:tblInd w:w="0" w:type="dxa"/>
        <w:tblLook w:val="04A0" w:firstRow="1" w:lastRow="0" w:firstColumn="1" w:lastColumn="0" w:noHBand="0" w:noVBand="1"/>
      </w:tblPr>
      <w:tblGrid>
        <w:gridCol w:w="4642"/>
        <w:gridCol w:w="4642"/>
      </w:tblGrid>
      <w:tr w:rsidR="00390AF0" w14:paraId="6CD6849C" w14:textId="77777777" w:rsidTr="00EC3694">
        <w:tc>
          <w:tcPr>
            <w:tcW w:w="4642" w:type="dxa"/>
            <w:tcBorders>
              <w:top w:val="single" w:sz="4" w:space="0" w:color="auto"/>
              <w:left w:val="single" w:sz="4" w:space="0" w:color="auto"/>
              <w:bottom w:val="single" w:sz="4" w:space="0" w:color="auto"/>
              <w:right w:val="single" w:sz="4" w:space="0" w:color="auto"/>
            </w:tcBorders>
            <w:shd w:val="clear" w:color="auto" w:fill="B7B7B7"/>
            <w:hideMark/>
          </w:tcPr>
          <w:p w14:paraId="5E655215" w14:textId="77777777" w:rsidR="00390AF0" w:rsidRPr="004B38A1" w:rsidRDefault="00390AF0" w:rsidP="00E156E1">
            <w:pPr>
              <w:pStyle w:val="NormalWeb"/>
              <w:spacing w:before="0" w:beforeAutospacing="0" w:after="3" w:afterAutospacing="0"/>
              <w:ind w:right="119"/>
              <w:jc w:val="both"/>
              <w:rPr>
                <w:sz w:val="18"/>
                <w:szCs w:val="18"/>
              </w:rPr>
            </w:pPr>
            <w:r w:rsidRPr="004B38A1">
              <w:rPr>
                <w:rFonts w:ascii="Calibri" w:hAnsi="Calibri" w:cs="Calibri"/>
                <w:b/>
                <w:color w:val="000000" w:themeColor="text1"/>
                <w:sz w:val="18"/>
                <w:szCs w:val="18"/>
              </w:rPr>
              <w:t>Functional Requirements</w:t>
            </w:r>
          </w:p>
        </w:tc>
        <w:tc>
          <w:tcPr>
            <w:tcW w:w="4642" w:type="dxa"/>
            <w:tcBorders>
              <w:top w:val="single" w:sz="4" w:space="0" w:color="auto"/>
              <w:left w:val="single" w:sz="4" w:space="0" w:color="auto"/>
              <w:bottom w:val="single" w:sz="4" w:space="0" w:color="auto"/>
              <w:right w:val="single" w:sz="4" w:space="0" w:color="auto"/>
            </w:tcBorders>
            <w:shd w:val="clear" w:color="auto" w:fill="B7B7B7"/>
            <w:hideMark/>
          </w:tcPr>
          <w:p w14:paraId="700AE3EA" w14:textId="77777777" w:rsidR="00390AF0" w:rsidRPr="004B38A1" w:rsidRDefault="00390AF0" w:rsidP="00E156E1">
            <w:pPr>
              <w:pStyle w:val="NormalWeb"/>
              <w:spacing w:before="0" w:beforeAutospacing="0" w:after="3" w:afterAutospacing="0"/>
              <w:ind w:right="119"/>
              <w:jc w:val="both"/>
              <w:rPr>
                <w:sz w:val="18"/>
                <w:szCs w:val="18"/>
              </w:rPr>
            </w:pPr>
            <w:r w:rsidRPr="004B38A1">
              <w:rPr>
                <w:rFonts w:ascii="Calibri" w:hAnsi="Calibri" w:cs="Calibri"/>
                <w:b/>
                <w:color w:val="000000" w:themeColor="text1"/>
                <w:sz w:val="18"/>
                <w:szCs w:val="18"/>
              </w:rPr>
              <w:t>Non-Functional Requirements</w:t>
            </w:r>
          </w:p>
        </w:tc>
      </w:tr>
      <w:tr w:rsidR="00390AF0" w14:paraId="2D4454C3" w14:textId="77777777" w:rsidTr="26DFB007">
        <w:tc>
          <w:tcPr>
            <w:tcW w:w="4642" w:type="dxa"/>
            <w:tcBorders>
              <w:top w:val="single" w:sz="4" w:space="0" w:color="auto"/>
              <w:left w:val="single" w:sz="4" w:space="0" w:color="auto"/>
              <w:bottom w:val="single" w:sz="4" w:space="0" w:color="auto"/>
              <w:right w:val="single" w:sz="4" w:space="0" w:color="auto"/>
            </w:tcBorders>
            <w:hideMark/>
          </w:tcPr>
          <w:p w14:paraId="7CAA5791" w14:textId="444C736B" w:rsidR="00390AF0" w:rsidRPr="004B38A1" w:rsidRDefault="00390AF0" w:rsidP="00DD64AD">
            <w:pPr>
              <w:pStyle w:val="NormalWeb"/>
              <w:spacing w:before="0" w:beforeAutospacing="0" w:after="3" w:afterAutospacing="0"/>
              <w:ind w:right="119"/>
              <w:rPr>
                <w:sz w:val="16"/>
                <w:szCs w:val="16"/>
              </w:rPr>
            </w:pPr>
            <w:r w:rsidRPr="004B38A1">
              <w:rPr>
                <w:rFonts w:ascii="Calibri" w:hAnsi="Calibri" w:cs="Calibri"/>
                <w:b/>
                <w:color w:val="000000" w:themeColor="text1"/>
                <w:sz w:val="16"/>
                <w:szCs w:val="16"/>
              </w:rPr>
              <w:t>FR1</w:t>
            </w:r>
            <w:r w:rsidR="1B926FDB" w:rsidRPr="004B38A1">
              <w:rPr>
                <w:rFonts w:ascii="Calibri" w:hAnsi="Calibri" w:cs="Calibri"/>
                <w:color w:val="000000" w:themeColor="text1"/>
                <w:sz w:val="16"/>
                <w:szCs w:val="16"/>
              </w:rPr>
              <w:t>:</w:t>
            </w:r>
            <w:r w:rsidRPr="004B38A1">
              <w:rPr>
                <w:rFonts w:ascii="Calibri" w:hAnsi="Calibri" w:cs="Calibri"/>
                <w:color w:val="000000" w:themeColor="text1"/>
                <w:sz w:val="16"/>
                <w:szCs w:val="16"/>
              </w:rPr>
              <w:t xml:space="preserve"> </w:t>
            </w:r>
            <w:r w:rsidR="00C74A39" w:rsidRPr="004B38A1">
              <w:rPr>
                <w:rFonts w:ascii="Calibri" w:hAnsi="Calibri" w:cs="Calibri"/>
                <w:color w:val="000000" w:themeColor="text1"/>
                <w:sz w:val="16"/>
                <w:szCs w:val="16"/>
              </w:rPr>
              <w:t>T</w:t>
            </w:r>
            <w:r w:rsidRPr="004B38A1">
              <w:rPr>
                <w:rFonts w:ascii="Calibri" w:hAnsi="Calibri" w:cs="Calibri"/>
                <w:color w:val="000000" w:themeColor="text1"/>
                <w:sz w:val="16"/>
                <w:szCs w:val="16"/>
              </w:rPr>
              <w:t>he system will allow users to have accounts, in which they can log into the system</w:t>
            </w:r>
          </w:p>
        </w:tc>
        <w:tc>
          <w:tcPr>
            <w:tcW w:w="4642" w:type="dxa"/>
            <w:tcBorders>
              <w:top w:val="single" w:sz="4" w:space="0" w:color="auto"/>
              <w:left w:val="single" w:sz="4" w:space="0" w:color="auto"/>
              <w:bottom w:val="single" w:sz="4" w:space="0" w:color="auto"/>
              <w:right w:val="single" w:sz="4" w:space="0" w:color="auto"/>
            </w:tcBorders>
            <w:hideMark/>
          </w:tcPr>
          <w:p w14:paraId="2DEE6278" w14:textId="6D176EDA" w:rsidR="00390AF0" w:rsidRPr="004B38A1" w:rsidRDefault="00390AF0" w:rsidP="00DD64AD">
            <w:pPr>
              <w:pStyle w:val="NormalWeb"/>
              <w:spacing w:before="0" w:beforeAutospacing="0" w:after="3" w:afterAutospacing="0"/>
              <w:ind w:right="119"/>
              <w:rPr>
                <w:rFonts w:ascii="Calibri" w:hAnsi="Calibri" w:cs="Calibri"/>
                <w:color w:val="000000" w:themeColor="text1"/>
                <w:sz w:val="16"/>
                <w:szCs w:val="16"/>
              </w:rPr>
            </w:pPr>
            <w:r w:rsidRPr="004B38A1">
              <w:rPr>
                <w:rFonts w:ascii="Calibri" w:hAnsi="Calibri" w:cs="Calibri"/>
                <w:b/>
                <w:color w:val="000000" w:themeColor="text1"/>
                <w:sz w:val="16"/>
                <w:szCs w:val="16"/>
              </w:rPr>
              <w:t>NFR1</w:t>
            </w:r>
            <w:r w:rsidR="0009EE10" w:rsidRPr="004B38A1">
              <w:rPr>
                <w:rFonts w:ascii="Calibri" w:hAnsi="Calibri" w:cs="Calibri"/>
                <w:color w:val="000000" w:themeColor="text1"/>
                <w:sz w:val="16"/>
                <w:szCs w:val="16"/>
              </w:rPr>
              <w:t>:</w:t>
            </w:r>
            <w:r w:rsidRPr="004B38A1">
              <w:rPr>
                <w:rFonts w:ascii="Calibri" w:hAnsi="Calibri" w:cs="Calibri"/>
                <w:color w:val="000000" w:themeColor="text1"/>
                <w:sz w:val="16"/>
                <w:szCs w:val="16"/>
              </w:rPr>
              <w:t xml:space="preserve"> </w:t>
            </w:r>
            <w:r w:rsidR="00C74A39" w:rsidRPr="004B38A1">
              <w:rPr>
                <w:rFonts w:ascii="Calibri" w:hAnsi="Calibri" w:cs="Calibri"/>
                <w:color w:val="000000" w:themeColor="text1"/>
                <w:sz w:val="16"/>
                <w:szCs w:val="16"/>
              </w:rPr>
              <w:t>T</w:t>
            </w:r>
            <w:r w:rsidRPr="004B38A1">
              <w:rPr>
                <w:rFonts w:ascii="Calibri" w:hAnsi="Calibri" w:cs="Calibri"/>
                <w:color w:val="000000" w:themeColor="text1"/>
                <w:sz w:val="16"/>
                <w:szCs w:val="16"/>
              </w:rPr>
              <w:t xml:space="preserve">he system should be able to support </w:t>
            </w:r>
            <w:r w:rsidR="001479DC" w:rsidRPr="004B38A1">
              <w:rPr>
                <w:rFonts w:ascii="Calibri" w:hAnsi="Calibri" w:cs="Calibri"/>
                <w:color w:val="000000" w:themeColor="text1"/>
                <w:sz w:val="16"/>
                <w:szCs w:val="16"/>
              </w:rPr>
              <w:t>12</w:t>
            </w:r>
            <w:r w:rsidR="00DF6E76" w:rsidRPr="004B38A1">
              <w:rPr>
                <w:rFonts w:ascii="Calibri" w:hAnsi="Calibri" w:cs="Calibri"/>
                <w:color w:val="000000" w:themeColor="text1"/>
                <w:sz w:val="16"/>
                <w:szCs w:val="16"/>
              </w:rPr>
              <w:t>0</w:t>
            </w:r>
            <w:r w:rsidRPr="004B38A1">
              <w:rPr>
                <w:rFonts w:ascii="Calibri" w:hAnsi="Calibri" w:cs="Calibri"/>
                <w:color w:val="000000" w:themeColor="text1"/>
                <w:sz w:val="16"/>
                <w:szCs w:val="16"/>
              </w:rPr>
              <w:t xml:space="preserve"> </w:t>
            </w:r>
            <w:r w:rsidR="003A73C7" w:rsidRPr="004B38A1">
              <w:rPr>
                <w:rFonts w:ascii="Calibri" w:hAnsi="Calibri" w:cs="Calibri"/>
                <w:color w:val="000000" w:themeColor="text1"/>
                <w:sz w:val="16"/>
                <w:szCs w:val="16"/>
              </w:rPr>
              <w:t>concurrent users</w:t>
            </w:r>
            <w:ins w:id="154" w:author="Andrew Robb" w:date="2023-02-22T15:32:00Z">
              <w:r w:rsidR="7647A65E" w:rsidRPr="004B38A1">
                <w:rPr>
                  <w:rFonts w:ascii="Calibri" w:hAnsi="Calibri" w:cs="Calibri"/>
                  <w:color w:val="000000" w:themeColor="text1"/>
                  <w:sz w:val="16"/>
                  <w:szCs w:val="16"/>
                </w:rPr>
                <w:t xml:space="preserve"> </w:t>
              </w:r>
            </w:ins>
          </w:p>
        </w:tc>
      </w:tr>
      <w:tr w:rsidR="00390AF0" w14:paraId="25EF9896" w14:textId="77777777" w:rsidTr="26DFB007">
        <w:tc>
          <w:tcPr>
            <w:tcW w:w="4642" w:type="dxa"/>
            <w:tcBorders>
              <w:top w:val="single" w:sz="4" w:space="0" w:color="auto"/>
              <w:left w:val="single" w:sz="4" w:space="0" w:color="auto"/>
              <w:bottom w:val="single" w:sz="4" w:space="0" w:color="auto"/>
              <w:right w:val="single" w:sz="4" w:space="0" w:color="auto"/>
            </w:tcBorders>
            <w:hideMark/>
          </w:tcPr>
          <w:p w14:paraId="3174750A" w14:textId="46CD3275" w:rsidR="00390AF0" w:rsidRPr="004B38A1" w:rsidRDefault="00390AF0" w:rsidP="26DFB007">
            <w:pPr>
              <w:pStyle w:val="NormalWeb"/>
              <w:spacing w:before="0" w:beforeAutospacing="0" w:after="3" w:afterAutospacing="0"/>
              <w:ind w:right="119"/>
              <w:rPr>
                <w:sz w:val="16"/>
                <w:szCs w:val="16"/>
              </w:rPr>
            </w:pPr>
            <w:r w:rsidRPr="004B38A1">
              <w:rPr>
                <w:rFonts w:ascii="Calibri" w:hAnsi="Calibri" w:cs="Calibri"/>
                <w:b/>
                <w:color w:val="000000" w:themeColor="text1"/>
                <w:sz w:val="16"/>
                <w:szCs w:val="16"/>
              </w:rPr>
              <w:t>FR2</w:t>
            </w:r>
            <w:r w:rsidR="7655A39B" w:rsidRPr="004B38A1">
              <w:rPr>
                <w:rFonts w:ascii="Calibri" w:hAnsi="Calibri" w:cs="Calibri"/>
                <w:color w:val="000000" w:themeColor="text1"/>
                <w:sz w:val="16"/>
                <w:szCs w:val="16"/>
              </w:rPr>
              <w:t>:</w:t>
            </w:r>
            <w:r w:rsidRPr="004B38A1">
              <w:rPr>
                <w:rFonts w:ascii="Calibri" w:hAnsi="Calibri" w:cs="Calibri"/>
                <w:color w:val="000000" w:themeColor="text1"/>
                <w:sz w:val="16"/>
                <w:szCs w:val="16"/>
              </w:rPr>
              <w:t xml:space="preserve"> </w:t>
            </w:r>
            <w:r w:rsidR="00C74A39" w:rsidRPr="004B38A1">
              <w:rPr>
                <w:rFonts w:ascii="Calibri" w:hAnsi="Calibri" w:cs="Calibri"/>
                <w:color w:val="000000" w:themeColor="text1"/>
                <w:sz w:val="16"/>
                <w:szCs w:val="16"/>
              </w:rPr>
              <w:t>T</w:t>
            </w:r>
            <w:r w:rsidRPr="004B38A1">
              <w:rPr>
                <w:rFonts w:ascii="Calibri" w:hAnsi="Calibri" w:cs="Calibri"/>
                <w:color w:val="000000" w:themeColor="text1"/>
                <w:sz w:val="16"/>
                <w:szCs w:val="16"/>
              </w:rPr>
              <w:t>he system will keep track of the user’s place within the</w:t>
            </w:r>
            <w:r w:rsidR="3D78CFEA" w:rsidRPr="004B38A1">
              <w:rPr>
                <w:rFonts w:ascii="Calibri" w:hAnsi="Calibri" w:cs="Calibri"/>
                <w:color w:val="000000" w:themeColor="text1"/>
                <w:sz w:val="16"/>
                <w:szCs w:val="16"/>
              </w:rPr>
              <w:t xml:space="preserve"> e-learning</w:t>
            </w:r>
            <w:r w:rsidRPr="004B38A1">
              <w:rPr>
                <w:rFonts w:ascii="Calibri" w:hAnsi="Calibri" w:cs="Calibri"/>
                <w:color w:val="000000" w:themeColor="text1"/>
                <w:sz w:val="16"/>
                <w:szCs w:val="16"/>
              </w:rPr>
              <w:t xml:space="preserve"> course</w:t>
            </w:r>
          </w:p>
        </w:tc>
        <w:tc>
          <w:tcPr>
            <w:tcW w:w="4642" w:type="dxa"/>
            <w:tcBorders>
              <w:top w:val="single" w:sz="4" w:space="0" w:color="auto"/>
              <w:left w:val="single" w:sz="4" w:space="0" w:color="auto"/>
              <w:bottom w:val="single" w:sz="4" w:space="0" w:color="auto"/>
              <w:right w:val="single" w:sz="4" w:space="0" w:color="auto"/>
            </w:tcBorders>
            <w:hideMark/>
          </w:tcPr>
          <w:p w14:paraId="5BBABCF3" w14:textId="3B051677" w:rsidR="00390AF0" w:rsidRPr="004B38A1" w:rsidRDefault="00390AF0" w:rsidP="00DD64AD">
            <w:pPr>
              <w:pStyle w:val="NormalWeb"/>
              <w:spacing w:before="0" w:beforeAutospacing="0" w:after="3" w:afterAutospacing="0"/>
              <w:ind w:right="119"/>
              <w:rPr>
                <w:rFonts w:ascii="Calibri" w:hAnsi="Calibri" w:cs="Calibri"/>
                <w:color w:val="000000" w:themeColor="text1"/>
                <w:sz w:val="16"/>
                <w:szCs w:val="16"/>
              </w:rPr>
            </w:pPr>
            <w:r w:rsidRPr="004B38A1">
              <w:rPr>
                <w:rFonts w:ascii="Calibri" w:hAnsi="Calibri" w:cs="Calibri"/>
                <w:b/>
                <w:color w:val="000000" w:themeColor="text1"/>
                <w:sz w:val="16"/>
                <w:szCs w:val="16"/>
              </w:rPr>
              <w:t>NFR2</w:t>
            </w:r>
            <w:r w:rsidR="418A8EAD" w:rsidRPr="004B38A1">
              <w:rPr>
                <w:rFonts w:ascii="Calibri" w:hAnsi="Calibri" w:cs="Calibri"/>
                <w:color w:val="000000" w:themeColor="text1"/>
                <w:sz w:val="16"/>
                <w:szCs w:val="16"/>
              </w:rPr>
              <w:t>:</w:t>
            </w:r>
            <w:r w:rsidRPr="004B38A1">
              <w:rPr>
                <w:rFonts w:ascii="Calibri" w:hAnsi="Calibri" w:cs="Calibri"/>
                <w:color w:val="000000" w:themeColor="text1"/>
                <w:sz w:val="16"/>
                <w:szCs w:val="16"/>
              </w:rPr>
              <w:t xml:space="preserve"> </w:t>
            </w:r>
            <w:r w:rsidR="00C74A39" w:rsidRPr="004B38A1">
              <w:rPr>
                <w:rFonts w:ascii="Calibri" w:hAnsi="Calibri" w:cs="Calibri"/>
                <w:color w:val="000000" w:themeColor="text1"/>
                <w:sz w:val="16"/>
                <w:szCs w:val="16"/>
              </w:rPr>
              <w:t>T</w:t>
            </w:r>
            <w:r w:rsidRPr="004B38A1">
              <w:rPr>
                <w:rFonts w:ascii="Calibri" w:hAnsi="Calibri" w:cs="Calibri"/>
                <w:color w:val="000000" w:themeColor="text1"/>
                <w:sz w:val="16"/>
                <w:szCs w:val="16"/>
              </w:rPr>
              <w:t>he system should display PICU data as interactive graphs and charts</w:t>
            </w:r>
            <w:r w:rsidR="00CE4865" w:rsidRPr="004B38A1">
              <w:rPr>
                <w:rFonts w:ascii="Calibri" w:hAnsi="Calibri" w:cs="Calibri"/>
                <w:color w:val="000000" w:themeColor="text1"/>
                <w:sz w:val="16"/>
                <w:szCs w:val="16"/>
              </w:rPr>
              <w:t>, such as bar charts</w:t>
            </w:r>
          </w:p>
        </w:tc>
      </w:tr>
      <w:tr w:rsidR="00390AF0" w14:paraId="61DBE33F" w14:textId="77777777" w:rsidTr="26DFB007">
        <w:tc>
          <w:tcPr>
            <w:tcW w:w="4642" w:type="dxa"/>
            <w:tcBorders>
              <w:top w:val="single" w:sz="4" w:space="0" w:color="auto"/>
              <w:left w:val="single" w:sz="4" w:space="0" w:color="auto"/>
              <w:bottom w:val="single" w:sz="4" w:space="0" w:color="auto"/>
              <w:right w:val="single" w:sz="4" w:space="0" w:color="auto"/>
            </w:tcBorders>
            <w:hideMark/>
          </w:tcPr>
          <w:p w14:paraId="73BD71F4" w14:textId="37703832" w:rsidR="00390AF0" w:rsidRPr="004B38A1" w:rsidRDefault="00390AF0" w:rsidP="00DD64AD">
            <w:pPr>
              <w:pStyle w:val="NormalWeb"/>
              <w:spacing w:before="0" w:beforeAutospacing="0" w:after="3" w:afterAutospacing="0"/>
              <w:ind w:right="119"/>
              <w:rPr>
                <w:rFonts w:ascii="Calibri" w:hAnsi="Calibri" w:cs="Calibri"/>
                <w:color w:val="000000" w:themeColor="text1"/>
                <w:sz w:val="16"/>
                <w:szCs w:val="16"/>
              </w:rPr>
            </w:pPr>
            <w:r w:rsidRPr="004B38A1">
              <w:rPr>
                <w:rFonts w:ascii="Calibri" w:hAnsi="Calibri" w:cs="Calibri"/>
                <w:b/>
                <w:color w:val="000000" w:themeColor="text1"/>
                <w:sz w:val="16"/>
                <w:szCs w:val="16"/>
              </w:rPr>
              <w:t>FR3</w:t>
            </w:r>
            <w:r w:rsidR="4AB32C4A" w:rsidRPr="004B38A1">
              <w:rPr>
                <w:rFonts w:ascii="Calibri" w:hAnsi="Calibri" w:cs="Calibri"/>
                <w:color w:val="000000" w:themeColor="text1"/>
                <w:sz w:val="16"/>
                <w:szCs w:val="16"/>
              </w:rPr>
              <w:t>:</w:t>
            </w:r>
            <w:r w:rsidRPr="004B38A1">
              <w:rPr>
                <w:rFonts w:ascii="Calibri" w:hAnsi="Calibri" w:cs="Calibri"/>
                <w:color w:val="000000" w:themeColor="text1"/>
                <w:sz w:val="16"/>
                <w:szCs w:val="16"/>
              </w:rPr>
              <w:t xml:space="preserve"> </w:t>
            </w:r>
            <w:r w:rsidR="00C74A39" w:rsidRPr="004B38A1">
              <w:rPr>
                <w:rFonts w:ascii="Calibri" w:hAnsi="Calibri" w:cs="Calibri"/>
                <w:color w:val="000000" w:themeColor="text1"/>
                <w:sz w:val="16"/>
                <w:szCs w:val="16"/>
              </w:rPr>
              <w:t>T</w:t>
            </w:r>
            <w:r w:rsidRPr="004B38A1">
              <w:rPr>
                <w:rFonts w:ascii="Calibri" w:hAnsi="Calibri" w:cs="Calibri"/>
                <w:color w:val="000000" w:themeColor="text1"/>
                <w:sz w:val="16"/>
                <w:szCs w:val="16"/>
              </w:rPr>
              <w:t xml:space="preserve">he system will be available on </w:t>
            </w:r>
            <w:r w:rsidR="0F1B31E2" w:rsidRPr="004B38A1">
              <w:rPr>
                <w:rFonts w:ascii="Calibri" w:hAnsi="Calibri" w:cs="Calibri"/>
                <w:color w:val="000000" w:themeColor="text1"/>
                <w:sz w:val="16"/>
                <w:szCs w:val="16"/>
              </w:rPr>
              <w:t xml:space="preserve">major types </w:t>
            </w:r>
            <w:r w:rsidRPr="004B38A1">
              <w:rPr>
                <w:rFonts w:ascii="Calibri" w:hAnsi="Calibri" w:cs="Calibri"/>
                <w:color w:val="000000" w:themeColor="text1"/>
                <w:sz w:val="16"/>
                <w:szCs w:val="16"/>
              </w:rPr>
              <w:t xml:space="preserve">of devices, such as smartphones, </w:t>
            </w:r>
            <w:r w:rsidR="00502A75" w:rsidRPr="004B38A1">
              <w:rPr>
                <w:rFonts w:ascii="Calibri" w:hAnsi="Calibri" w:cs="Calibri"/>
                <w:color w:val="000000" w:themeColor="text1"/>
                <w:sz w:val="16"/>
                <w:szCs w:val="16"/>
              </w:rPr>
              <w:t>tablets</w:t>
            </w:r>
            <w:r w:rsidR="006D0852" w:rsidRPr="004B38A1">
              <w:rPr>
                <w:rFonts w:ascii="Calibri" w:hAnsi="Calibri" w:cs="Calibri"/>
                <w:color w:val="000000" w:themeColor="text1"/>
                <w:sz w:val="16"/>
                <w:szCs w:val="16"/>
              </w:rPr>
              <w:t>,</w:t>
            </w:r>
            <w:r w:rsidRPr="004B38A1">
              <w:rPr>
                <w:rFonts w:ascii="Calibri" w:hAnsi="Calibri" w:cs="Calibri"/>
                <w:color w:val="000000" w:themeColor="text1"/>
                <w:sz w:val="16"/>
                <w:szCs w:val="16"/>
              </w:rPr>
              <w:t xml:space="preserve"> and PCs </w:t>
            </w:r>
            <w:r w:rsidR="003329CB" w:rsidRPr="004B38A1">
              <w:rPr>
                <w:rFonts w:ascii="Calibri" w:hAnsi="Calibri" w:cs="Calibri"/>
                <w:color w:val="000000" w:themeColor="text1"/>
                <w:sz w:val="16"/>
                <w:szCs w:val="16"/>
              </w:rPr>
              <w:t>through the chrome web browser</w:t>
            </w:r>
          </w:p>
        </w:tc>
        <w:tc>
          <w:tcPr>
            <w:tcW w:w="4642" w:type="dxa"/>
            <w:tcBorders>
              <w:top w:val="single" w:sz="4" w:space="0" w:color="auto"/>
              <w:left w:val="single" w:sz="4" w:space="0" w:color="auto"/>
              <w:bottom w:val="single" w:sz="4" w:space="0" w:color="auto"/>
              <w:right w:val="single" w:sz="4" w:space="0" w:color="auto"/>
            </w:tcBorders>
            <w:hideMark/>
          </w:tcPr>
          <w:p w14:paraId="45C99813" w14:textId="4F4136DD" w:rsidR="00390AF0" w:rsidRPr="004B38A1" w:rsidRDefault="00390AF0" w:rsidP="26DFB007">
            <w:pPr>
              <w:pStyle w:val="NormalWeb"/>
              <w:spacing w:before="0" w:beforeAutospacing="0" w:after="3" w:afterAutospacing="0"/>
              <w:ind w:right="119"/>
              <w:rPr>
                <w:rFonts w:ascii="Calibri" w:hAnsi="Calibri" w:cs="Calibri"/>
                <w:color w:val="000000" w:themeColor="text1"/>
                <w:sz w:val="16"/>
                <w:szCs w:val="16"/>
              </w:rPr>
            </w:pPr>
            <w:r w:rsidRPr="004B38A1">
              <w:rPr>
                <w:rFonts w:ascii="Calibri" w:hAnsi="Calibri" w:cs="Calibri"/>
                <w:b/>
                <w:color w:val="000000" w:themeColor="text1"/>
                <w:sz w:val="16"/>
                <w:szCs w:val="16"/>
              </w:rPr>
              <w:t>NFR3</w:t>
            </w:r>
            <w:r w:rsidR="095C5C37" w:rsidRPr="004B38A1">
              <w:rPr>
                <w:rFonts w:ascii="Calibri" w:hAnsi="Calibri" w:cs="Calibri"/>
                <w:color w:val="000000" w:themeColor="text1"/>
                <w:sz w:val="16"/>
                <w:szCs w:val="16"/>
              </w:rPr>
              <w:t>:</w:t>
            </w:r>
            <w:r w:rsidRPr="004B38A1">
              <w:rPr>
                <w:rFonts w:ascii="Calibri" w:hAnsi="Calibri" w:cs="Calibri"/>
                <w:color w:val="000000" w:themeColor="text1"/>
                <w:sz w:val="16"/>
                <w:szCs w:val="16"/>
              </w:rPr>
              <w:t xml:space="preserve"> </w:t>
            </w:r>
            <w:r w:rsidR="00C74A39" w:rsidRPr="004B38A1">
              <w:rPr>
                <w:rFonts w:ascii="Calibri" w:hAnsi="Calibri" w:cs="Calibri"/>
                <w:color w:val="000000" w:themeColor="text1"/>
                <w:sz w:val="16"/>
                <w:szCs w:val="16"/>
              </w:rPr>
              <w:t>T</w:t>
            </w:r>
            <w:r w:rsidRPr="004B38A1">
              <w:rPr>
                <w:rFonts w:ascii="Calibri" w:hAnsi="Calibri" w:cs="Calibri"/>
                <w:color w:val="000000" w:themeColor="text1"/>
                <w:sz w:val="16"/>
                <w:szCs w:val="16"/>
              </w:rPr>
              <w:t xml:space="preserve">he system should </w:t>
            </w:r>
            <w:r w:rsidR="754607DE" w:rsidRPr="004B38A1">
              <w:rPr>
                <w:rFonts w:ascii="Calibri" w:hAnsi="Calibri" w:cs="Calibri"/>
                <w:color w:val="000000" w:themeColor="text1"/>
                <w:sz w:val="16"/>
                <w:szCs w:val="16"/>
              </w:rPr>
              <w:t>include accessibility features to improve the user experience for the public</w:t>
            </w:r>
            <w:r w:rsidR="00D2266C" w:rsidRPr="004B38A1">
              <w:rPr>
                <w:rFonts w:ascii="Calibri" w:hAnsi="Calibri" w:cs="Calibri"/>
                <w:color w:val="000000" w:themeColor="text1"/>
                <w:sz w:val="16"/>
                <w:szCs w:val="16"/>
              </w:rPr>
              <w:t>, such as support for screen readers and a high contrast mode</w:t>
            </w:r>
          </w:p>
        </w:tc>
      </w:tr>
    </w:tbl>
    <w:p w14:paraId="228C244D" w14:textId="77777777" w:rsidR="004B38A1" w:rsidRDefault="004B38A1" w:rsidP="000541D0">
      <w:pPr>
        <w:pStyle w:val="Heading2"/>
        <w:numPr>
          <w:ilvl w:val="1"/>
          <w:numId w:val="0"/>
        </w:numPr>
        <w:spacing w:line="240" w:lineRule="auto"/>
      </w:pPr>
      <w:bookmarkStart w:id="155" w:name="_Toc316415002"/>
      <w:bookmarkStart w:id="156" w:name="_Toc127529391"/>
      <w:bookmarkStart w:id="157" w:name="_Toc127536953"/>
      <w:bookmarkStart w:id="158" w:name="_Toc1110673430"/>
      <w:bookmarkStart w:id="159" w:name="_Toc1894487690"/>
    </w:p>
    <w:p w14:paraId="4E0EC4FD" w14:textId="238AE551" w:rsidR="00390AF0" w:rsidRDefault="00020D52" w:rsidP="000541D0">
      <w:pPr>
        <w:pStyle w:val="Heading2"/>
        <w:numPr>
          <w:ilvl w:val="1"/>
          <w:numId w:val="0"/>
        </w:numPr>
        <w:spacing w:line="240" w:lineRule="auto"/>
      </w:pPr>
      <w:bookmarkStart w:id="160" w:name="_Toc128064392"/>
      <w:r>
        <w:t xml:space="preserve">4.2 </w:t>
      </w:r>
      <w:r w:rsidR="00390AF0">
        <w:t>Technical choices</w:t>
      </w:r>
      <w:bookmarkEnd w:id="155"/>
      <w:bookmarkEnd w:id="156"/>
      <w:bookmarkEnd w:id="157"/>
      <w:bookmarkEnd w:id="158"/>
      <w:bookmarkEnd w:id="159"/>
      <w:bookmarkEnd w:id="160"/>
    </w:p>
    <w:p w14:paraId="703323AD" w14:textId="060C882D" w:rsidR="00DD64AD" w:rsidRDefault="00B64C3B" w:rsidP="000541D0">
      <w:pPr>
        <w:spacing w:after="3" w:line="240" w:lineRule="auto"/>
        <w:ind w:left="10" w:right="119" w:hanging="10"/>
        <w:jc w:val="left"/>
      </w:pPr>
      <w:r>
        <w:t>Table 2</w:t>
      </w:r>
      <w:r w:rsidR="00390AF0">
        <w:t xml:space="preserve"> list</w:t>
      </w:r>
      <w:r>
        <w:t>s</w:t>
      </w:r>
      <w:r w:rsidR="00390AF0">
        <w:t xml:space="preserve"> the required technology choices to achieve the key objectives. Additional technologies, that are not a necessity to achieve the requirements above but would assist in achieving these</w:t>
      </w:r>
      <w:r w:rsidR="29163918">
        <w:t xml:space="preserve"> </w:t>
      </w:r>
      <w:hyperlink w:anchor="_A.1_Additional_Technology" w:history="1">
        <w:r w:rsidR="29163918" w:rsidRPr="00612008">
          <w:rPr>
            <w:rStyle w:val="Hyperlink"/>
          </w:rPr>
          <w:t>[Appendix A.1: Description of additional technologies choices]</w:t>
        </w:r>
      </w:hyperlink>
      <w:r w:rsidR="2E383CB4">
        <w:t>.</w:t>
      </w:r>
    </w:p>
    <w:p w14:paraId="703D44EA" w14:textId="77777777" w:rsidR="00390AF0" w:rsidRPr="00D34027" w:rsidRDefault="00390AF0" w:rsidP="2C5E8D80">
      <w:pPr>
        <w:spacing w:after="3" w:line="240" w:lineRule="auto"/>
        <w:ind w:left="10" w:right="119" w:hanging="10"/>
        <w:jc w:val="center"/>
        <w:rPr>
          <w:i/>
          <w:color w:val="767171" w:themeColor="background2" w:themeShade="80"/>
        </w:rPr>
      </w:pPr>
      <w:r w:rsidRPr="00D34027">
        <w:rPr>
          <w:i/>
          <w:color w:val="767171" w:themeColor="background2" w:themeShade="80"/>
        </w:rPr>
        <w:t>Table 2: Technology Choices</w:t>
      </w:r>
    </w:p>
    <w:tbl>
      <w:tblPr>
        <w:tblStyle w:val="TableGrid0"/>
        <w:tblW w:w="9274" w:type="dxa"/>
        <w:tblInd w:w="10" w:type="dxa"/>
        <w:tblLook w:val="04A0" w:firstRow="1" w:lastRow="0" w:firstColumn="1" w:lastColumn="0" w:noHBand="0" w:noVBand="1"/>
      </w:tblPr>
      <w:tblGrid>
        <w:gridCol w:w="1217"/>
        <w:gridCol w:w="6795"/>
        <w:gridCol w:w="1262"/>
      </w:tblGrid>
      <w:tr w:rsidR="00390AF0" w14:paraId="7DBDA5C8" w14:textId="77777777" w:rsidTr="00EC3694">
        <w:tc>
          <w:tcPr>
            <w:tcW w:w="1217" w:type="dxa"/>
            <w:tcBorders>
              <w:top w:val="single" w:sz="4" w:space="0" w:color="auto"/>
              <w:left w:val="single" w:sz="4" w:space="0" w:color="auto"/>
              <w:bottom w:val="single" w:sz="4" w:space="0" w:color="auto"/>
              <w:right w:val="single" w:sz="4" w:space="0" w:color="auto"/>
            </w:tcBorders>
            <w:shd w:val="clear" w:color="auto" w:fill="B7B7B7"/>
            <w:hideMark/>
          </w:tcPr>
          <w:p w14:paraId="7989AC41" w14:textId="77777777" w:rsidR="00390AF0" w:rsidRPr="00EB5B33" w:rsidRDefault="00390AF0" w:rsidP="2C5E8D80">
            <w:pPr>
              <w:spacing w:after="3" w:line="240" w:lineRule="auto"/>
              <w:ind w:left="0" w:right="119" w:firstLine="0"/>
              <w:jc w:val="left"/>
              <w:rPr>
                <w:sz w:val="18"/>
                <w:szCs w:val="18"/>
              </w:rPr>
            </w:pPr>
            <w:r w:rsidRPr="00EB5B33">
              <w:rPr>
                <w:b/>
                <w:sz w:val="18"/>
                <w:szCs w:val="18"/>
              </w:rPr>
              <w:t>Tech Choice</w:t>
            </w:r>
          </w:p>
        </w:tc>
        <w:tc>
          <w:tcPr>
            <w:tcW w:w="6795" w:type="dxa"/>
            <w:tcBorders>
              <w:top w:val="single" w:sz="4" w:space="0" w:color="auto"/>
              <w:left w:val="single" w:sz="4" w:space="0" w:color="auto"/>
              <w:bottom w:val="single" w:sz="4" w:space="0" w:color="auto"/>
              <w:right w:val="single" w:sz="4" w:space="0" w:color="auto"/>
            </w:tcBorders>
            <w:shd w:val="clear" w:color="auto" w:fill="B7B7B7"/>
            <w:hideMark/>
          </w:tcPr>
          <w:p w14:paraId="31A24581" w14:textId="77777777" w:rsidR="00390AF0" w:rsidRPr="00EB5B33" w:rsidRDefault="00390AF0" w:rsidP="2C5E8D80">
            <w:pPr>
              <w:spacing w:after="3" w:line="240" w:lineRule="auto"/>
              <w:ind w:left="0" w:right="119" w:firstLine="0"/>
              <w:jc w:val="left"/>
              <w:rPr>
                <w:sz w:val="18"/>
                <w:szCs w:val="18"/>
              </w:rPr>
            </w:pPr>
            <w:r w:rsidRPr="00EB5B33">
              <w:rPr>
                <w:b/>
                <w:sz w:val="18"/>
                <w:szCs w:val="18"/>
              </w:rPr>
              <w:t>Reason</w:t>
            </w:r>
          </w:p>
        </w:tc>
        <w:tc>
          <w:tcPr>
            <w:tcW w:w="1262" w:type="dxa"/>
            <w:tcBorders>
              <w:top w:val="single" w:sz="4" w:space="0" w:color="auto"/>
              <w:left w:val="single" w:sz="4" w:space="0" w:color="auto"/>
              <w:bottom w:val="single" w:sz="4" w:space="0" w:color="auto"/>
              <w:right w:val="single" w:sz="4" w:space="0" w:color="auto"/>
            </w:tcBorders>
            <w:shd w:val="clear" w:color="auto" w:fill="B7B7B7"/>
            <w:hideMark/>
          </w:tcPr>
          <w:p w14:paraId="39514480" w14:textId="77777777" w:rsidR="00390AF0" w:rsidRPr="00EB5B33" w:rsidRDefault="00390AF0" w:rsidP="2C5E8D80">
            <w:pPr>
              <w:spacing w:after="3" w:line="240" w:lineRule="auto"/>
              <w:ind w:left="0" w:right="119" w:firstLine="0"/>
              <w:jc w:val="left"/>
              <w:rPr>
                <w:sz w:val="18"/>
                <w:szCs w:val="18"/>
              </w:rPr>
            </w:pPr>
            <w:r w:rsidRPr="00EB5B33">
              <w:rPr>
                <w:b/>
                <w:sz w:val="18"/>
                <w:szCs w:val="18"/>
              </w:rPr>
              <w:t>Alternative</w:t>
            </w:r>
          </w:p>
        </w:tc>
      </w:tr>
      <w:tr w:rsidR="00390AF0" w14:paraId="3AC7710E" w14:textId="77777777" w:rsidTr="360E269A">
        <w:tc>
          <w:tcPr>
            <w:tcW w:w="1217" w:type="dxa"/>
            <w:tcBorders>
              <w:top w:val="single" w:sz="4" w:space="0" w:color="auto"/>
              <w:left w:val="single" w:sz="4" w:space="0" w:color="auto"/>
              <w:bottom w:val="single" w:sz="4" w:space="0" w:color="auto"/>
              <w:right w:val="single" w:sz="4" w:space="0" w:color="auto"/>
            </w:tcBorders>
            <w:hideMark/>
          </w:tcPr>
          <w:p w14:paraId="6F8DEE34" w14:textId="77777777" w:rsidR="00390AF0" w:rsidRPr="00EB5B33" w:rsidRDefault="00390AF0" w:rsidP="2C5E8D80">
            <w:pPr>
              <w:spacing w:after="3" w:line="240" w:lineRule="auto"/>
              <w:ind w:left="0" w:right="119" w:firstLine="0"/>
              <w:jc w:val="left"/>
              <w:rPr>
                <w:sz w:val="16"/>
                <w:szCs w:val="16"/>
              </w:rPr>
            </w:pPr>
            <w:r w:rsidRPr="00EB5B33">
              <w:rPr>
                <w:sz w:val="16"/>
                <w:szCs w:val="16"/>
              </w:rPr>
              <w:t>React</w:t>
            </w:r>
          </w:p>
        </w:tc>
        <w:tc>
          <w:tcPr>
            <w:tcW w:w="6795" w:type="dxa"/>
            <w:tcBorders>
              <w:top w:val="single" w:sz="4" w:space="0" w:color="auto"/>
              <w:left w:val="single" w:sz="4" w:space="0" w:color="auto"/>
              <w:bottom w:val="single" w:sz="4" w:space="0" w:color="auto"/>
              <w:right w:val="single" w:sz="4" w:space="0" w:color="auto"/>
            </w:tcBorders>
          </w:tcPr>
          <w:p w14:paraId="0A1F7F4D" w14:textId="0F133D74" w:rsidR="00051935" w:rsidRPr="00F717D1" w:rsidRDefault="00051935" w:rsidP="00051935">
            <w:pPr>
              <w:pStyle w:val="Normal1"/>
              <w:spacing w:line="240" w:lineRule="auto"/>
              <w:jc w:val="left"/>
              <w:rPr>
                <w:color w:val="000000" w:themeColor="text1"/>
                <w:sz w:val="16"/>
                <w:szCs w:val="16"/>
              </w:rPr>
            </w:pPr>
            <w:r w:rsidRPr="00F717D1">
              <w:rPr>
                <w:color w:val="000000" w:themeColor="text1"/>
                <w:sz w:val="16"/>
                <w:szCs w:val="16"/>
              </w:rPr>
              <w:t>These two frameworks are both popular and used widely within the industry and have a large library of third-party tools which add to the features offered by both.</w:t>
            </w:r>
          </w:p>
          <w:p w14:paraId="75636B03" w14:textId="5DD17023" w:rsidR="00390AF0" w:rsidRPr="00F717D1" w:rsidRDefault="00051935" w:rsidP="00051935">
            <w:pPr>
              <w:pStyle w:val="Normal1"/>
              <w:spacing w:line="240" w:lineRule="auto"/>
              <w:jc w:val="left"/>
              <w:rPr>
                <w:color w:val="000000" w:themeColor="text1"/>
                <w:sz w:val="16"/>
                <w:szCs w:val="16"/>
              </w:rPr>
            </w:pPr>
            <w:r w:rsidRPr="00F717D1">
              <w:rPr>
                <w:color w:val="000000" w:themeColor="text1"/>
                <w:sz w:val="16"/>
                <w:szCs w:val="16"/>
              </w:rPr>
              <w:t xml:space="preserve">Angular </w:t>
            </w:r>
            <w:proofErr w:type="gramStart"/>
            <w:r w:rsidRPr="00F717D1">
              <w:rPr>
                <w:color w:val="000000" w:themeColor="text1"/>
                <w:sz w:val="16"/>
                <w:szCs w:val="16"/>
              </w:rPr>
              <w:t>is considered to be</w:t>
            </w:r>
            <w:proofErr w:type="gramEnd"/>
            <w:r w:rsidRPr="00F717D1">
              <w:rPr>
                <w:color w:val="000000" w:themeColor="text1"/>
                <w:sz w:val="16"/>
                <w:szCs w:val="16"/>
              </w:rPr>
              <w:t xml:space="preserve"> a difficult framework for beginners to learn due to its complexity [3] and the fact that TypeScript is a requirement. This should not be a large problem as TypeScript will be used within the system regardless of the chosen framework </w:t>
            </w:r>
            <w:hyperlink w:anchor="_A.1.1_TypeScript" w:history="1">
              <w:r w:rsidR="4C1B4FC9" w:rsidRPr="00F717D1">
                <w:rPr>
                  <w:rStyle w:val="Hyperlink"/>
                  <w:sz w:val="16"/>
                  <w:szCs w:val="16"/>
                </w:rPr>
                <w:t>[Appendix A.1.1.: A description of why we are using TypeScript]</w:t>
              </w:r>
            </w:hyperlink>
            <w:r w:rsidR="2E383CB4" w:rsidRPr="00F717D1">
              <w:rPr>
                <w:color w:val="000000" w:themeColor="text1"/>
                <w:sz w:val="16"/>
                <w:szCs w:val="16"/>
              </w:rPr>
              <w:t>.</w:t>
            </w:r>
            <w:r w:rsidR="00390AF0" w:rsidRPr="00F717D1">
              <w:rPr>
                <w:color w:val="000000" w:themeColor="text1"/>
                <w:sz w:val="16"/>
                <w:szCs w:val="16"/>
              </w:rPr>
              <w:t xml:space="preserve"> An advantage of using Angular is that the </w:t>
            </w:r>
            <w:r w:rsidR="4261059C" w:rsidRPr="00F717D1">
              <w:rPr>
                <w:color w:val="000000" w:themeColor="text1"/>
                <w:sz w:val="16"/>
                <w:szCs w:val="16"/>
              </w:rPr>
              <w:t>current</w:t>
            </w:r>
            <w:r w:rsidR="00390AF0" w:rsidRPr="00F717D1">
              <w:rPr>
                <w:color w:val="000000" w:themeColor="text1"/>
                <w:sz w:val="16"/>
                <w:szCs w:val="16"/>
              </w:rPr>
              <w:t xml:space="preserve"> </w:t>
            </w:r>
            <w:r w:rsidR="008E21EE" w:rsidRPr="00F717D1">
              <w:rPr>
                <w:color w:val="000000" w:themeColor="text1"/>
                <w:sz w:val="16"/>
                <w:szCs w:val="16"/>
              </w:rPr>
              <w:t>e-learning</w:t>
            </w:r>
            <w:r w:rsidR="00390AF0" w:rsidRPr="00F717D1">
              <w:rPr>
                <w:color w:val="000000" w:themeColor="text1"/>
                <w:sz w:val="16"/>
                <w:szCs w:val="16"/>
              </w:rPr>
              <w:t xml:space="preserve"> </w:t>
            </w:r>
            <w:r w:rsidR="6C61E9CA" w:rsidRPr="00F717D1">
              <w:rPr>
                <w:color w:val="000000" w:themeColor="text1"/>
                <w:sz w:val="16"/>
                <w:szCs w:val="16"/>
              </w:rPr>
              <w:t>solution</w:t>
            </w:r>
            <w:r w:rsidR="00390AF0" w:rsidRPr="00F717D1">
              <w:rPr>
                <w:color w:val="000000" w:themeColor="text1"/>
                <w:sz w:val="16"/>
                <w:szCs w:val="16"/>
              </w:rPr>
              <w:t xml:space="preserve"> </w:t>
            </w:r>
            <w:r w:rsidR="26A60BA5" w:rsidRPr="00F717D1">
              <w:rPr>
                <w:color w:val="000000" w:themeColor="text1"/>
                <w:sz w:val="16"/>
                <w:szCs w:val="16"/>
              </w:rPr>
              <w:t>use</w:t>
            </w:r>
            <w:r w:rsidR="4701DF71" w:rsidRPr="00F717D1">
              <w:rPr>
                <w:color w:val="000000" w:themeColor="text1"/>
                <w:sz w:val="16"/>
                <w:szCs w:val="16"/>
              </w:rPr>
              <w:t>s</w:t>
            </w:r>
            <w:r w:rsidR="00390AF0" w:rsidRPr="00F717D1">
              <w:rPr>
                <w:color w:val="000000" w:themeColor="text1"/>
                <w:sz w:val="16"/>
                <w:szCs w:val="16"/>
              </w:rPr>
              <w:t xml:space="preserve"> Angular and therefore we may be able to reuse/expand</w:t>
            </w:r>
            <w:r w:rsidR="00390AF0" w:rsidRPr="00F717D1" w:rsidDel="00390AF0">
              <w:rPr>
                <w:color w:val="000000" w:themeColor="text1"/>
                <w:sz w:val="16"/>
                <w:szCs w:val="16"/>
              </w:rPr>
              <w:t xml:space="preserve"> </w:t>
            </w:r>
            <w:r w:rsidR="63B4DBF6" w:rsidRPr="00F717D1">
              <w:rPr>
                <w:color w:val="000000" w:themeColor="text1"/>
                <w:sz w:val="16"/>
                <w:szCs w:val="16"/>
              </w:rPr>
              <w:t>on</w:t>
            </w:r>
            <w:r w:rsidR="00390AF0" w:rsidRPr="00F717D1">
              <w:rPr>
                <w:color w:val="000000" w:themeColor="text1"/>
                <w:sz w:val="16"/>
                <w:szCs w:val="16"/>
              </w:rPr>
              <w:t xml:space="preserve"> </w:t>
            </w:r>
            <w:r w:rsidR="564E3584" w:rsidRPr="00F717D1">
              <w:rPr>
                <w:color w:val="000000" w:themeColor="text1"/>
                <w:sz w:val="16"/>
                <w:szCs w:val="16"/>
              </w:rPr>
              <w:t xml:space="preserve">the </w:t>
            </w:r>
            <w:r w:rsidR="00390AF0" w:rsidRPr="00F717D1">
              <w:rPr>
                <w:color w:val="000000" w:themeColor="text1"/>
                <w:sz w:val="16"/>
                <w:szCs w:val="16"/>
              </w:rPr>
              <w:t xml:space="preserve">work that was </w:t>
            </w:r>
            <w:r w:rsidR="67ED816D" w:rsidRPr="00F717D1">
              <w:rPr>
                <w:color w:val="000000" w:themeColor="text1"/>
                <w:sz w:val="16"/>
                <w:szCs w:val="16"/>
              </w:rPr>
              <w:t>completed</w:t>
            </w:r>
            <w:r w:rsidR="00390AF0" w:rsidRPr="00F717D1">
              <w:rPr>
                <w:color w:val="000000" w:themeColor="text1"/>
                <w:sz w:val="16"/>
                <w:szCs w:val="16"/>
              </w:rPr>
              <w:t>.</w:t>
            </w:r>
          </w:p>
          <w:p w14:paraId="1C1B55D3" w14:textId="16A80E43" w:rsidR="00390AF0" w:rsidRPr="00F717D1" w:rsidRDefault="00390AF0" w:rsidP="00051935">
            <w:pPr>
              <w:pStyle w:val="Normal1"/>
              <w:spacing w:line="240" w:lineRule="auto"/>
              <w:jc w:val="left"/>
              <w:rPr>
                <w:color w:val="000000" w:themeColor="text1"/>
                <w:sz w:val="16"/>
                <w:szCs w:val="16"/>
              </w:rPr>
            </w:pPr>
            <w:r w:rsidRPr="00F717D1">
              <w:rPr>
                <w:color w:val="000000" w:themeColor="text1"/>
                <w:sz w:val="16"/>
                <w:szCs w:val="16"/>
              </w:rPr>
              <w:t xml:space="preserve">On the other hand, </w:t>
            </w:r>
            <w:proofErr w:type="gramStart"/>
            <w:r w:rsidR="003F43B9" w:rsidRPr="00F717D1">
              <w:rPr>
                <w:color w:val="000000" w:themeColor="text1"/>
                <w:sz w:val="16"/>
                <w:szCs w:val="16"/>
              </w:rPr>
              <w:t>R</w:t>
            </w:r>
            <w:r w:rsidR="00051935" w:rsidRPr="00F717D1">
              <w:rPr>
                <w:color w:val="000000" w:themeColor="text1"/>
                <w:sz w:val="16"/>
                <w:szCs w:val="16"/>
              </w:rPr>
              <w:t>eact</w:t>
            </w:r>
            <w:proofErr w:type="gramEnd"/>
            <w:r w:rsidRPr="00F717D1">
              <w:rPr>
                <w:color w:val="000000" w:themeColor="text1"/>
                <w:sz w:val="16"/>
                <w:szCs w:val="16"/>
              </w:rPr>
              <w:t xml:space="preserve"> is a desirable choice for this system as it is intended for mobile devices [4] which meets the requirement FR3. Another advantage towards </w:t>
            </w:r>
            <w:r w:rsidR="003F43B9" w:rsidRPr="00F717D1">
              <w:rPr>
                <w:color w:val="000000" w:themeColor="text1"/>
                <w:sz w:val="16"/>
                <w:szCs w:val="16"/>
              </w:rPr>
              <w:t>R</w:t>
            </w:r>
            <w:r w:rsidR="00051935" w:rsidRPr="00F717D1">
              <w:rPr>
                <w:color w:val="000000" w:themeColor="text1"/>
                <w:sz w:val="16"/>
                <w:szCs w:val="16"/>
              </w:rPr>
              <w:t>eact</w:t>
            </w:r>
            <w:r w:rsidRPr="00F717D1">
              <w:rPr>
                <w:color w:val="000000" w:themeColor="text1"/>
                <w:sz w:val="16"/>
                <w:szCs w:val="16"/>
              </w:rPr>
              <w:t xml:space="preserve"> is the fact that it has a component-based architecture demonstrating that it is easier to learn [5</w:t>
            </w:r>
            <w:r w:rsidR="00051935" w:rsidRPr="00F717D1">
              <w:rPr>
                <w:color w:val="000000" w:themeColor="text1"/>
                <w:sz w:val="16"/>
                <w:szCs w:val="16"/>
              </w:rPr>
              <w:t>]</w:t>
            </w:r>
            <w:r w:rsidR="003F43B9" w:rsidRPr="00F717D1">
              <w:rPr>
                <w:color w:val="000000" w:themeColor="text1"/>
                <w:sz w:val="16"/>
                <w:szCs w:val="16"/>
              </w:rPr>
              <w:t xml:space="preserve"> than Angular</w:t>
            </w:r>
            <w:r w:rsidR="00051935" w:rsidRPr="00F717D1">
              <w:rPr>
                <w:color w:val="000000" w:themeColor="text1"/>
                <w:sz w:val="16"/>
                <w:szCs w:val="16"/>
              </w:rPr>
              <w:t>,</w:t>
            </w:r>
            <w:r w:rsidRPr="00F717D1">
              <w:rPr>
                <w:color w:val="000000" w:themeColor="text1"/>
                <w:sz w:val="16"/>
                <w:szCs w:val="16"/>
              </w:rPr>
              <w:t xml:space="preserve"> and the use of a virtual DOM allows the process of reloading to be quick [6].</w:t>
            </w:r>
          </w:p>
        </w:tc>
        <w:tc>
          <w:tcPr>
            <w:tcW w:w="1262" w:type="dxa"/>
            <w:tcBorders>
              <w:top w:val="single" w:sz="4" w:space="0" w:color="auto"/>
              <w:left w:val="single" w:sz="4" w:space="0" w:color="auto"/>
              <w:bottom w:val="single" w:sz="4" w:space="0" w:color="auto"/>
              <w:right w:val="single" w:sz="4" w:space="0" w:color="auto"/>
            </w:tcBorders>
            <w:hideMark/>
          </w:tcPr>
          <w:p w14:paraId="5FB841F6" w14:textId="77777777" w:rsidR="00390AF0" w:rsidRPr="00EB5B33" w:rsidRDefault="00390AF0" w:rsidP="2C5E8D80">
            <w:pPr>
              <w:spacing w:after="3" w:line="240" w:lineRule="auto"/>
              <w:ind w:left="0" w:right="119" w:firstLine="0"/>
              <w:jc w:val="left"/>
              <w:rPr>
                <w:sz w:val="16"/>
                <w:szCs w:val="16"/>
              </w:rPr>
            </w:pPr>
            <w:r w:rsidRPr="00EB5B33">
              <w:rPr>
                <w:sz w:val="16"/>
                <w:szCs w:val="16"/>
              </w:rPr>
              <w:t>Angular</w:t>
            </w:r>
          </w:p>
        </w:tc>
      </w:tr>
      <w:tr w:rsidR="00390AF0" w14:paraId="73734CE2" w14:textId="77777777" w:rsidTr="360E269A">
        <w:tc>
          <w:tcPr>
            <w:tcW w:w="1217" w:type="dxa"/>
            <w:tcBorders>
              <w:top w:val="single" w:sz="4" w:space="0" w:color="auto"/>
              <w:left w:val="single" w:sz="4" w:space="0" w:color="auto"/>
              <w:bottom w:val="single" w:sz="4" w:space="0" w:color="auto"/>
              <w:right w:val="single" w:sz="4" w:space="0" w:color="auto"/>
            </w:tcBorders>
            <w:hideMark/>
          </w:tcPr>
          <w:p w14:paraId="1048F523" w14:textId="77777777" w:rsidR="00390AF0" w:rsidRPr="00EB5B33" w:rsidRDefault="00390AF0" w:rsidP="2C5E8D80">
            <w:pPr>
              <w:spacing w:after="3" w:line="240" w:lineRule="auto"/>
              <w:ind w:left="0" w:right="119" w:firstLine="0"/>
              <w:jc w:val="left"/>
              <w:rPr>
                <w:sz w:val="16"/>
                <w:szCs w:val="16"/>
              </w:rPr>
            </w:pPr>
            <w:r w:rsidRPr="00EB5B33">
              <w:rPr>
                <w:sz w:val="16"/>
                <w:szCs w:val="16"/>
              </w:rPr>
              <w:t>Node.js</w:t>
            </w:r>
          </w:p>
        </w:tc>
        <w:tc>
          <w:tcPr>
            <w:tcW w:w="6795" w:type="dxa"/>
            <w:tcBorders>
              <w:top w:val="single" w:sz="4" w:space="0" w:color="auto"/>
              <w:left w:val="single" w:sz="4" w:space="0" w:color="auto"/>
              <w:bottom w:val="single" w:sz="4" w:space="0" w:color="auto"/>
              <w:right w:val="single" w:sz="4" w:space="0" w:color="auto"/>
            </w:tcBorders>
          </w:tcPr>
          <w:p w14:paraId="1A242F45" w14:textId="680E49D7" w:rsidR="00AC6D0C" w:rsidRPr="00F717D1" w:rsidRDefault="00AC6D0C" w:rsidP="00AC6D0C">
            <w:pPr>
              <w:pStyle w:val="Normal1"/>
              <w:spacing w:line="240" w:lineRule="auto"/>
              <w:jc w:val="left"/>
              <w:rPr>
                <w:color w:val="000000" w:themeColor="text1"/>
                <w:sz w:val="16"/>
                <w:szCs w:val="16"/>
              </w:rPr>
            </w:pPr>
            <w:r w:rsidRPr="00F717D1">
              <w:rPr>
                <w:color w:val="000000" w:themeColor="text1"/>
                <w:sz w:val="16"/>
                <w:szCs w:val="16"/>
              </w:rPr>
              <w:t xml:space="preserve">One key reason why Node.js was chosen was because it allows both front-end and back-end work to be carried out all in one language. This allows for a lesser learning curve, which increases maintainability as new developers do not need to learn the intricacies of another language. This is even considering the new concepts that Node.js introduces. Although, in general, python is considered to be </w:t>
            </w:r>
            <w:r w:rsidR="00C51320" w:rsidRPr="00F717D1">
              <w:rPr>
                <w:color w:val="000000" w:themeColor="text1"/>
                <w:sz w:val="16"/>
                <w:szCs w:val="16"/>
              </w:rPr>
              <w:t xml:space="preserve">less </w:t>
            </w:r>
            <w:r w:rsidR="006F1FAA" w:rsidRPr="00F717D1">
              <w:rPr>
                <w:color w:val="000000" w:themeColor="text1"/>
                <w:sz w:val="16"/>
                <w:szCs w:val="16"/>
              </w:rPr>
              <w:t>difficult</w:t>
            </w:r>
            <w:r w:rsidRPr="00F717D1">
              <w:rPr>
                <w:color w:val="000000" w:themeColor="text1"/>
                <w:sz w:val="16"/>
                <w:szCs w:val="16"/>
              </w:rPr>
              <w:t xml:space="preserve"> to learn, the fact that we will need to learn JavaScript in depth for the frontend negates this benefit. </w:t>
            </w:r>
          </w:p>
          <w:p w14:paraId="60F54607" w14:textId="79362422" w:rsidR="00390AF0" w:rsidRPr="00F717D1" w:rsidRDefault="00390AF0" w:rsidP="00AC6D0C">
            <w:pPr>
              <w:pStyle w:val="Normal1"/>
              <w:spacing w:line="240" w:lineRule="auto"/>
              <w:jc w:val="left"/>
              <w:rPr>
                <w:color w:val="000000" w:themeColor="text1"/>
                <w:sz w:val="16"/>
                <w:szCs w:val="16"/>
              </w:rPr>
            </w:pPr>
            <w:r w:rsidRPr="00F717D1">
              <w:rPr>
                <w:color w:val="000000" w:themeColor="text1"/>
                <w:sz w:val="16"/>
                <w:szCs w:val="16"/>
              </w:rPr>
              <w:t>An</w:t>
            </w:r>
            <w:r w:rsidR="004A2385" w:rsidRPr="00F717D1">
              <w:rPr>
                <w:color w:val="000000" w:themeColor="text1"/>
                <w:sz w:val="16"/>
                <w:szCs w:val="16"/>
              </w:rPr>
              <w:t>other</w:t>
            </w:r>
            <w:r w:rsidRPr="00F717D1">
              <w:rPr>
                <w:color w:val="000000" w:themeColor="text1"/>
                <w:sz w:val="16"/>
                <w:szCs w:val="16"/>
              </w:rPr>
              <w:t xml:space="preserve"> advantage of Node.js is the asynchronous nature of the technology [6], which will aid development as it will assist in handling calls to APIs and to the database. With the use of promises, managing these calls, without halting the execution of the program is made easier than using the ‘async’ library in Django.</w:t>
            </w:r>
          </w:p>
        </w:tc>
        <w:tc>
          <w:tcPr>
            <w:tcW w:w="1262" w:type="dxa"/>
            <w:tcBorders>
              <w:top w:val="single" w:sz="4" w:space="0" w:color="auto"/>
              <w:left w:val="single" w:sz="4" w:space="0" w:color="auto"/>
              <w:bottom w:val="single" w:sz="4" w:space="0" w:color="auto"/>
              <w:right w:val="single" w:sz="4" w:space="0" w:color="auto"/>
            </w:tcBorders>
            <w:hideMark/>
          </w:tcPr>
          <w:p w14:paraId="3C8C750D" w14:textId="77777777" w:rsidR="00390AF0" w:rsidRPr="00EB5B33" w:rsidRDefault="00390AF0" w:rsidP="2C5E8D80">
            <w:pPr>
              <w:spacing w:after="3" w:line="240" w:lineRule="auto"/>
              <w:ind w:left="0" w:right="119" w:firstLine="0"/>
              <w:jc w:val="left"/>
              <w:rPr>
                <w:sz w:val="16"/>
                <w:szCs w:val="16"/>
              </w:rPr>
            </w:pPr>
            <w:r w:rsidRPr="00EB5B33">
              <w:rPr>
                <w:sz w:val="16"/>
                <w:szCs w:val="16"/>
              </w:rPr>
              <w:t>Django</w:t>
            </w:r>
          </w:p>
        </w:tc>
      </w:tr>
      <w:tr w:rsidR="00390AF0" w14:paraId="5FD0B16F" w14:textId="77777777" w:rsidTr="360E269A">
        <w:tc>
          <w:tcPr>
            <w:tcW w:w="1217" w:type="dxa"/>
            <w:tcBorders>
              <w:top w:val="single" w:sz="4" w:space="0" w:color="auto"/>
              <w:left w:val="single" w:sz="4" w:space="0" w:color="auto"/>
              <w:bottom w:val="single" w:sz="4" w:space="0" w:color="auto"/>
              <w:right w:val="single" w:sz="4" w:space="0" w:color="auto"/>
            </w:tcBorders>
            <w:hideMark/>
          </w:tcPr>
          <w:p w14:paraId="29598026" w14:textId="77777777" w:rsidR="00390AF0" w:rsidRPr="00EB5B33" w:rsidRDefault="00390AF0" w:rsidP="2C5E8D80">
            <w:pPr>
              <w:spacing w:after="3" w:line="240" w:lineRule="auto"/>
              <w:ind w:left="0" w:right="119" w:firstLine="0"/>
              <w:jc w:val="left"/>
              <w:rPr>
                <w:sz w:val="16"/>
                <w:szCs w:val="16"/>
              </w:rPr>
            </w:pPr>
            <w:r w:rsidRPr="00EB5B33">
              <w:rPr>
                <w:sz w:val="16"/>
                <w:szCs w:val="16"/>
              </w:rPr>
              <w:t>D3.js</w:t>
            </w:r>
          </w:p>
        </w:tc>
        <w:tc>
          <w:tcPr>
            <w:tcW w:w="6795" w:type="dxa"/>
            <w:tcBorders>
              <w:top w:val="single" w:sz="4" w:space="0" w:color="auto"/>
              <w:left w:val="single" w:sz="4" w:space="0" w:color="auto"/>
              <w:bottom w:val="single" w:sz="4" w:space="0" w:color="auto"/>
              <w:right w:val="single" w:sz="4" w:space="0" w:color="auto"/>
            </w:tcBorders>
          </w:tcPr>
          <w:p w14:paraId="53424A0E" w14:textId="77777777" w:rsidR="00D93751" w:rsidRPr="00F717D1" w:rsidRDefault="00D93751" w:rsidP="00D93751">
            <w:pPr>
              <w:pStyle w:val="Normal1"/>
              <w:spacing w:line="240" w:lineRule="auto"/>
              <w:jc w:val="left"/>
              <w:rPr>
                <w:color w:val="000000" w:themeColor="text1"/>
                <w:sz w:val="16"/>
                <w:szCs w:val="16"/>
              </w:rPr>
            </w:pPr>
            <w:r w:rsidRPr="00F717D1">
              <w:rPr>
                <w:color w:val="000000" w:themeColor="text1"/>
                <w:sz w:val="16"/>
                <w:szCs w:val="16"/>
              </w:rPr>
              <w:t xml:space="preserve">Although Google Charts is currently being used in the existing audit system, it does not have the same support and freedom which D3.js provides. Google Charts is limited to the amount of data which can be passed to it, although it may not be a problem now, looking to the future this could be an issue. Another limitation of Google Charts is the relatively few options of the visualisations which it offers over D3.js. </w:t>
            </w:r>
          </w:p>
          <w:p w14:paraId="724A68D4" w14:textId="311FE1E4" w:rsidR="00390AF0" w:rsidRPr="00F717D1" w:rsidRDefault="00390AF0" w:rsidP="00D93751">
            <w:pPr>
              <w:pStyle w:val="Normal1"/>
              <w:spacing w:line="240" w:lineRule="auto"/>
              <w:jc w:val="left"/>
              <w:rPr>
                <w:color w:val="000000" w:themeColor="text1"/>
                <w:sz w:val="16"/>
                <w:szCs w:val="16"/>
              </w:rPr>
            </w:pPr>
            <w:r w:rsidRPr="00F717D1">
              <w:rPr>
                <w:color w:val="000000" w:themeColor="text1"/>
                <w:sz w:val="16"/>
                <w:szCs w:val="16"/>
              </w:rPr>
              <w:t xml:space="preserve">A main drawback with this choice is the added complexity which D3.js brings over Google Charts, although </w:t>
            </w:r>
            <w:r w:rsidR="72E4B283" w:rsidRPr="00F717D1">
              <w:rPr>
                <w:color w:val="000000" w:themeColor="text1"/>
                <w:sz w:val="16"/>
                <w:szCs w:val="16"/>
              </w:rPr>
              <w:t xml:space="preserve">we believe </w:t>
            </w:r>
            <w:r w:rsidRPr="00F717D1">
              <w:rPr>
                <w:color w:val="000000" w:themeColor="text1"/>
                <w:sz w:val="16"/>
                <w:szCs w:val="16"/>
              </w:rPr>
              <w:t>this is an acceptable trade-off for the added flexibility which D3.js provides.</w:t>
            </w:r>
          </w:p>
        </w:tc>
        <w:tc>
          <w:tcPr>
            <w:tcW w:w="1262" w:type="dxa"/>
            <w:tcBorders>
              <w:top w:val="single" w:sz="4" w:space="0" w:color="auto"/>
              <w:left w:val="single" w:sz="4" w:space="0" w:color="auto"/>
              <w:bottom w:val="single" w:sz="4" w:space="0" w:color="auto"/>
              <w:right w:val="single" w:sz="4" w:space="0" w:color="auto"/>
            </w:tcBorders>
            <w:hideMark/>
          </w:tcPr>
          <w:p w14:paraId="2BA4795D" w14:textId="77777777" w:rsidR="00390AF0" w:rsidRPr="00EB5B33" w:rsidRDefault="00390AF0" w:rsidP="2C5E8D80">
            <w:pPr>
              <w:spacing w:after="3" w:line="240" w:lineRule="auto"/>
              <w:ind w:left="0" w:right="119" w:firstLine="0"/>
              <w:jc w:val="left"/>
              <w:rPr>
                <w:sz w:val="16"/>
                <w:szCs w:val="16"/>
              </w:rPr>
            </w:pPr>
            <w:r w:rsidRPr="00EB5B33">
              <w:rPr>
                <w:sz w:val="16"/>
                <w:szCs w:val="16"/>
              </w:rPr>
              <w:t>Google Charts</w:t>
            </w:r>
          </w:p>
        </w:tc>
      </w:tr>
      <w:tr w:rsidR="00390AF0" w14:paraId="13787E6A" w14:textId="77777777" w:rsidTr="360E269A">
        <w:tc>
          <w:tcPr>
            <w:tcW w:w="1217" w:type="dxa"/>
            <w:tcBorders>
              <w:top w:val="single" w:sz="4" w:space="0" w:color="auto"/>
              <w:left w:val="single" w:sz="4" w:space="0" w:color="auto"/>
              <w:bottom w:val="single" w:sz="4" w:space="0" w:color="auto"/>
              <w:right w:val="single" w:sz="4" w:space="0" w:color="auto"/>
            </w:tcBorders>
            <w:hideMark/>
          </w:tcPr>
          <w:p w14:paraId="6433E88E" w14:textId="77777777" w:rsidR="00390AF0" w:rsidRPr="00EB5B33" w:rsidRDefault="00390AF0" w:rsidP="2C5E8D80">
            <w:pPr>
              <w:spacing w:after="3" w:line="240" w:lineRule="auto"/>
              <w:ind w:left="0" w:right="119" w:firstLine="0"/>
              <w:jc w:val="left"/>
              <w:rPr>
                <w:sz w:val="16"/>
                <w:szCs w:val="16"/>
              </w:rPr>
            </w:pPr>
            <w:r w:rsidRPr="00EB5B33">
              <w:rPr>
                <w:sz w:val="16"/>
                <w:szCs w:val="16"/>
              </w:rPr>
              <w:t>PostgreSQL</w:t>
            </w:r>
          </w:p>
        </w:tc>
        <w:tc>
          <w:tcPr>
            <w:tcW w:w="6795" w:type="dxa"/>
            <w:tcBorders>
              <w:top w:val="single" w:sz="4" w:space="0" w:color="auto"/>
              <w:left w:val="single" w:sz="4" w:space="0" w:color="auto"/>
              <w:bottom w:val="single" w:sz="4" w:space="0" w:color="auto"/>
              <w:right w:val="single" w:sz="4" w:space="0" w:color="auto"/>
            </w:tcBorders>
          </w:tcPr>
          <w:p w14:paraId="5B046504" w14:textId="77777777" w:rsidR="00390AF0" w:rsidRPr="00F717D1" w:rsidRDefault="00390AF0" w:rsidP="008A0C3A">
            <w:pPr>
              <w:pStyle w:val="Normal1"/>
              <w:spacing w:line="240" w:lineRule="auto"/>
              <w:jc w:val="left"/>
              <w:rPr>
                <w:sz w:val="16"/>
                <w:szCs w:val="16"/>
              </w:rPr>
            </w:pPr>
            <w:r w:rsidRPr="00F717D1">
              <w:rPr>
                <w:sz w:val="16"/>
                <w:szCs w:val="16"/>
              </w:rPr>
              <w:t>PostgreSQL was chosen over MySQL due to the flexibility of choosing either a relational database or a non-relational database while using the same technology.</w:t>
            </w:r>
          </w:p>
          <w:p w14:paraId="0CF38AD7" w14:textId="52A44230" w:rsidR="00390AF0" w:rsidRPr="00F717D1" w:rsidRDefault="00390AF0" w:rsidP="008A0C3A">
            <w:pPr>
              <w:pStyle w:val="Normal1"/>
              <w:spacing w:line="240" w:lineRule="auto"/>
              <w:jc w:val="left"/>
              <w:rPr>
                <w:color w:val="000000" w:themeColor="text1"/>
                <w:sz w:val="16"/>
                <w:szCs w:val="16"/>
              </w:rPr>
            </w:pPr>
            <w:r w:rsidRPr="00F717D1">
              <w:rPr>
                <w:sz w:val="16"/>
                <w:szCs w:val="16"/>
              </w:rPr>
              <w:t>As PostgreSQL supports MVCC (Multi-version Concurrency Control) and therefore serve</w:t>
            </w:r>
            <w:r w:rsidR="50D824FB" w:rsidRPr="00F717D1">
              <w:rPr>
                <w:sz w:val="16"/>
                <w:szCs w:val="16"/>
              </w:rPr>
              <w:t>s</w:t>
            </w:r>
            <w:r w:rsidRPr="00F717D1">
              <w:rPr>
                <w:sz w:val="16"/>
                <w:szCs w:val="16"/>
              </w:rPr>
              <w:t xml:space="preserve"> several clients </w:t>
            </w:r>
            <w:r w:rsidR="108E5A6A" w:rsidRPr="00F717D1">
              <w:rPr>
                <w:sz w:val="16"/>
                <w:szCs w:val="16"/>
              </w:rPr>
              <w:t>simultaneously</w:t>
            </w:r>
            <w:r w:rsidRPr="00F717D1">
              <w:rPr>
                <w:sz w:val="16"/>
                <w:szCs w:val="16"/>
              </w:rPr>
              <w:t xml:space="preserve"> [7], providing better support for concurrent users. This is a</w:t>
            </w:r>
            <w:r w:rsidR="5B707618" w:rsidRPr="00F717D1">
              <w:rPr>
                <w:sz w:val="16"/>
                <w:szCs w:val="16"/>
              </w:rPr>
              <w:t xml:space="preserve"> dis</w:t>
            </w:r>
            <w:r w:rsidRPr="00F717D1">
              <w:rPr>
                <w:sz w:val="16"/>
                <w:szCs w:val="16"/>
              </w:rPr>
              <w:t>advantage of MySQL, which does not support MVCC, as one of the requirements of the system is that multiple users will need to use the system at the same time.</w:t>
            </w:r>
          </w:p>
        </w:tc>
        <w:tc>
          <w:tcPr>
            <w:tcW w:w="1262" w:type="dxa"/>
            <w:tcBorders>
              <w:top w:val="single" w:sz="4" w:space="0" w:color="auto"/>
              <w:left w:val="single" w:sz="4" w:space="0" w:color="auto"/>
              <w:bottom w:val="single" w:sz="4" w:space="0" w:color="auto"/>
              <w:right w:val="single" w:sz="4" w:space="0" w:color="auto"/>
            </w:tcBorders>
            <w:hideMark/>
          </w:tcPr>
          <w:p w14:paraId="76220DCE" w14:textId="77777777" w:rsidR="00390AF0" w:rsidRPr="00EB5B33" w:rsidRDefault="00390AF0" w:rsidP="2C5E8D80">
            <w:pPr>
              <w:spacing w:after="3" w:line="240" w:lineRule="auto"/>
              <w:ind w:left="0" w:right="119" w:firstLine="0"/>
              <w:jc w:val="left"/>
              <w:rPr>
                <w:sz w:val="16"/>
                <w:szCs w:val="16"/>
              </w:rPr>
            </w:pPr>
            <w:r w:rsidRPr="00EB5B33">
              <w:rPr>
                <w:sz w:val="16"/>
                <w:szCs w:val="16"/>
              </w:rPr>
              <w:t>MySQL</w:t>
            </w:r>
          </w:p>
        </w:tc>
      </w:tr>
    </w:tbl>
    <w:p w14:paraId="05F61F0E" w14:textId="28662763" w:rsidR="00A36A64" w:rsidRDefault="00020D52" w:rsidP="00F620BA">
      <w:pPr>
        <w:pStyle w:val="Heading1"/>
        <w:numPr>
          <w:ilvl w:val="0"/>
          <w:numId w:val="0"/>
        </w:numPr>
        <w:ind w:left="19"/>
      </w:pPr>
      <w:bookmarkStart w:id="161" w:name="_Toc127529392"/>
      <w:bookmarkStart w:id="162" w:name="_Toc127536954"/>
      <w:bookmarkStart w:id="163" w:name="_Toc2019992180"/>
      <w:bookmarkStart w:id="164" w:name="_Toc1187901188"/>
      <w:bookmarkStart w:id="165" w:name="_Toc128064393"/>
      <w:r>
        <w:lastRenderedPageBreak/>
        <w:t xml:space="preserve">5. </w:t>
      </w:r>
      <w:r w:rsidR="001469F2">
        <w:t>Roadmap</w:t>
      </w:r>
      <w:bookmarkEnd w:id="161"/>
      <w:bookmarkEnd w:id="162"/>
      <w:bookmarkEnd w:id="163"/>
      <w:bookmarkEnd w:id="164"/>
      <w:bookmarkEnd w:id="165"/>
    </w:p>
    <w:p w14:paraId="6FB2EEAA" w14:textId="4EF66772" w:rsidR="000D7AB5" w:rsidRPr="000D7AB5" w:rsidRDefault="00EF42C2" w:rsidP="2C5E8D80">
      <w:pPr>
        <w:spacing w:line="240" w:lineRule="auto"/>
      </w:pPr>
      <w:r>
        <w:t xml:space="preserve">The following section </w:t>
      </w:r>
      <w:r w:rsidR="00797A06">
        <w:t>shows</w:t>
      </w:r>
      <w:r>
        <w:t xml:space="preserve"> a Gantt Chart </w:t>
      </w:r>
      <w:r w:rsidR="00797A06">
        <w:t>depicting</w:t>
      </w:r>
      <w:r w:rsidR="0049529D">
        <w:t xml:space="preserve"> </w:t>
      </w:r>
      <w:r w:rsidR="00E16F7C">
        <w:t xml:space="preserve">all steps we will take including: </w:t>
      </w:r>
      <w:r w:rsidR="0049529D">
        <w:t>the project goals</w:t>
      </w:r>
      <w:r w:rsidR="002E1DF6">
        <w:t xml:space="preserve">, </w:t>
      </w:r>
      <w:r w:rsidR="00AF77C7">
        <w:t>milestones,</w:t>
      </w:r>
      <w:r w:rsidR="002E1DF6">
        <w:t xml:space="preserve"> sprints</w:t>
      </w:r>
      <w:r w:rsidR="007275B1">
        <w:t>,</w:t>
      </w:r>
      <w:r w:rsidR="002E1DF6">
        <w:t xml:space="preserve"> and</w:t>
      </w:r>
      <w:r w:rsidR="005777A4">
        <w:t xml:space="preserve"> work plan for the next</w:t>
      </w:r>
      <w:r w:rsidR="007275B1">
        <w:t xml:space="preserve"> </w:t>
      </w:r>
      <w:r w:rsidR="00851816">
        <w:t>2 semesters</w:t>
      </w:r>
      <w:r w:rsidR="007275B1">
        <w:t>.</w:t>
      </w:r>
    </w:p>
    <w:p w14:paraId="48696CCA" w14:textId="4213D578" w:rsidR="00E943CA" w:rsidRDefault="002A4B24" w:rsidP="00F15F01">
      <w:pPr>
        <w:pStyle w:val="Heading2"/>
        <w:numPr>
          <w:ilvl w:val="0"/>
          <w:numId w:val="0"/>
        </w:numPr>
        <w:ind w:left="19"/>
      </w:pPr>
      <w:bookmarkStart w:id="166" w:name="_Toc128064394"/>
      <w:bookmarkStart w:id="167" w:name="_Toc1936898365"/>
      <w:r w:rsidRPr="00F15F01">
        <w:t xml:space="preserve">5.1 </w:t>
      </w:r>
      <w:r w:rsidR="682A750B" w:rsidRPr="00F15F01">
        <w:t>CSC3068</w:t>
      </w:r>
      <w:r w:rsidR="36B6863E">
        <w:t xml:space="preserve"> -</w:t>
      </w:r>
      <w:r>
        <w:t xml:space="preserve"> </w:t>
      </w:r>
      <w:r w:rsidR="000E1207">
        <w:t>Monthly</w:t>
      </w:r>
      <w:r>
        <w:t xml:space="preserve"> Gantt Chart</w:t>
      </w:r>
      <w:r w:rsidR="003D535A">
        <w:t xml:space="preserve"> (18</w:t>
      </w:r>
      <w:r w:rsidR="003D535A" w:rsidRPr="00F15F01">
        <w:t>th</w:t>
      </w:r>
      <w:r w:rsidR="003D535A">
        <w:t xml:space="preserve"> Feb – 25</w:t>
      </w:r>
      <w:r w:rsidR="003D535A" w:rsidRPr="00F15F01">
        <w:t>th</w:t>
      </w:r>
      <w:r w:rsidR="003D535A">
        <w:t xml:space="preserve"> April)</w:t>
      </w:r>
      <w:bookmarkEnd w:id="166"/>
    </w:p>
    <w:bookmarkEnd w:id="167"/>
    <w:p w14:paraId="502E0887" w14:textId="2187234C" w:rsidR="00093B4C" w:rsidRDefault="00AD7DC0" w:rsidP="000541D0">
      <w:r>
        <w:t xml:space="preserve">A weekly view of this can be found within the appendices </w:t>
      </w:r>
      <w:hyperlink w:anchor="_A.2.2_Weekly_View" w:history="1">
        <w:r w:rsidRPr="00AB3639">
          <w:rPr>
            <w:rStyle w:val="Hyperlink"/>
          </w:rPr>
          <w:t>[Appendix A.2.2</w:t>
        </w:r>
        <w:r w:rsidR="000D1C0E" w:rsidRPr="00AB3639">
          <w:rPr>
            <w:rStyle w:val="Hyperlink"/>
          </w:rPr>
          <w:t>: A wee</w:t>
        </w:r>
        <w:bookmarkStart w:id="168" w:name="_Hlt128062433"/>
        <w:r w:rsidR="000D1C0E" w:rsidRPr="00AB3639">
          <w:rPr>
            <w:rStyle w:val="Hyperlink"/>
          </w:rPr>
          <w:t>k</w:t>
        </w:r>
        <w:bookmarkEnd w:id="168"/>
        <w:r w:rsidR="000D1C0E" w:rsidRPr="00AB3639">
          <w:rPr>
            <w:rStyle w:val="Hyperlink"/>
          </w:rPr>
          <w:t>ly view of the module the CSC</w:t>
        </w:r>
        <w:r w:rsidR="00AB3639" w:rsidRPr="00AB3639">
          <w:rPr>
            <w:rStyle w:val="Hyperlink"/>
          </w:rPr>
          <w:t>3</w:t>
        </w:r>
        <w:r w:rsidR="000D1C0E" w:rsidRPr="00AB3639">
          <w:rPr>
            <w:rStyle w:val="Hyperlink"/>
          </w:rPr>
          <w:t>0</w:t>
        </w:r>
        <w:r w:rsidR="00AB3639" w:rsidRPr="00AB3639">
          <w:rPr>
            <w:rStyle w:val="Hyperlink"/>
          </w:rPr>
          <w:t>8</w:t>
        </w:r>
        <w:r w:rsidR="000D1C0E" w:rsidRPr="00AB3639">
          <w:rPr>
            <w:rStyle w:val="Hyperlink"/>
          </w:rPr>
          <w:t>6</w:t>
        </w:r>
        <w:r w:rsidRPr="00AB3639">
          <w:rPr>
            <w:rStyle w:val="Hyperlink"/>
          </w:rPr>
          <w:t>]</w:t>
        </w:r>
      </w:hyperlink>
      <w:r w:rsidR="00A466C0">
        <w:t xml:space="preserve"> </w:t>
      </w:r>
    </w:p>
    <w:p w14:paraId="0027F36D" w14:textId="18E2106E" w:rsidR="006D58A1" w:rsidRDefault="00A466C0">
      <w:pPr>
        <w:spacing w:after="160" w:line="259" w:lineRule="auto"/>
        <w:ind w:left="0" w:right="0" w:firstLine="0"/>
        <w:jc w:val="left"/>
      </w:pPr>
      <w:r>
        <w:rPr>
          <w:noProof/>
        </w:rPr>
        <w:drawing>
          <wp:inline distT="0" distB="0" distL="0" distR="0" wp14:anchorId="6E386F10" wp14:editId="1DF00D0B">
            <wp:extent cx="3556000" cy="3710042"/>
            <wp:effectExtent l="0" t="0" r="6350" b="5080"/>
            <wp:docPr id="18" name="Picture 1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0262"/>
                    <a:stretch/>
                  </pic:blipFill>
                  <pic:spPr bwMode="auto">
                    <a:xfrm>
                      <a:off x="0" y="0"/>
                      <a:ext cx="3594348" cy="3750051"/>
                    </a:xfrm>
                    <a:prstGeom prst="rect">
                      <a:avLst/>
                    </a:prstGeom>
                    <a:noFill/>
                    <a:ln>
                      <a:noFill/>
                    </a:ln>
                    <a:extLst>
                      <a:ext uri="{53640926-AAD7-44D8-BBD7-CCE9431645EC}">
                        <a14:shadowObscured xmlns:a14="http://schemas.microsoft.com/office/drawing/2010/main"/>
                      </a:ext>
                    </a:extLst>
                  </pic:spPr>
                </pic:pic>
              </a:graphicData>
            </a:graphic>
          </wp:inline>
        </w:drawing>
      </w:r>
    </w:p>
    <w:p w14:paraId="4FE71E21" w14:textId="38ACE93F" w:rsidR="00AD734C" w:rsidRDefault="00AD734C" w:rsidP="00F15F01">
      <w:pPr>
        <w:pStyle w:val="Heading2"/>
        <w:numPr>
          <w:ilvl w:val="0"/>
          <w:numId w:val="0"/>
        </w:numPr>
      </w:pPr>
      <w:bookmarkStart w:id="169" w:name="_Toc87219525"/>
      <w:bookmarkStart w:id="170" w:name="_Toc128064395"/>
      <w:r w:rsidRPr="00F15F01">
        <w:t xml:space="preserve">5.2 </w:t>
      </w:r>
      <w:r w:rsidR="2054A815" w:rsidRPr="00F15F01">
        <w:t>CSC3069</w:t>
      </w:r>
      <w:r w:rsidR="3DC774FC">
        <w:t xml:space="preserve"> </w:t>
      </w:r>
      <w:r w:rsidR="36B6863E">
        <w:t>-</w:t>
      </w:r>
      <w:r w:rsidR="002B541E">
        <w:t xml:space="preserve"> </w:t>
      </w:r>
      <w:r w:rsidR="000E1207">
        <w:t>Monthly</w:t>
      </w:r>
      <w:r w:rsidR="002B541E">
        <w:t xml:space="preserve"> Gantt Chart </w:t>
      </w:r>
      <w:r w:rsidR="003D535A">
        <w:t>(</w:t>
      </w:r>
      <w:r w:rsidR="00044EEB">
        <w:t>18</w:t>
      </w:r>
      <w:r w:rsidR="00044EEB" w:rsidRPr="00F15F01">
        <w:t>th</w:t>
      </w:r>
      <w:r w:rsidR="00044EEB">
        <w:t xml:space="preserve"> Sep </w:t>
      </w:r>
      <w:r w:rsidR="00686AEE">
        <w:t>–</w:t>
      </w:r>
      <w:r w:rsidR="00044EEB">
        <w:t xml:space="preserve"> </w:t>
      </w:r>
      <w:r w:rsidR="00686AEE">
        <w:t>18</w:t>
      </w:r>
      <w:r w:rsidR="00686AEE" w:rsidRPr="00F15F01">
        <w:t>th</w:t>
      </w:r>
      <w:r w:rsidR="00686AEE">
        <w:t xml:space="preserve"> December</w:t>
      </w:r>
      <w:r w:rsidR="4CB2A81E">
        <w:t xml:space="preserve"> Following Module</w:t>
      </w:r>
      <w:r w:rsidR="1896DF59">
        <w:t>)</w:t>
      </w:r>
      <w:bookmarkEnd w:id="169"/>
      <w:bookmarkEnd w:id="170"/>
    </w:p>
    <w:p w14:paraId="40F57CA2" w14:textId="177DCB79" w:rsidR="00AD734C" w:rsidRPr="00AB3639" w:rsidRDefault="00AD7DC0" w:rsidP="00AD7DC0">
      <w:r w:rsidRPr="00AD7DC0">
        <w:t xml:space="preserve"> </w:t>
      </w:r>
      <w:r>
        <w:t>A weekly view of this can be found within the appendices</w:t>
      </w:r>
      <w:r w:rsidR="000D1C0E">
        <w:t xml:space="preserve"> </w:t>
      </w:r>
      <w:hyperlink w:anchor="_A.2.3_Weekly_View" w:history="1">
        <w:r w:rsidR="000D1C0E" w:rsidRPr="00AB3639">
          <w:rPr>
            <w:rStyle w:val="Hyperlink"/>
          </w:rPr>
          <w:t>[Appendix A.2.2: A weekly view of t</w:t>
        </w:r>
        <w:bookmarkStart w:id="171" w:name="_Hlt128062440"/>
        <w:r w:rsidR="000D1C0E" w:rsidRPr="00AB3639">
          <w:rPr>
            <w:rStyle w:val="Hyperlink"/>
          </w:rPr>
          <w:t>h</w:t>
        </w:r>
        <w:bookmarkEnd w:id="171"/>
        <w:r w:rsidR="000D1C0E" w:rsidRPr="00AB3639">
          <w:rPr>
            <w:rStyle w:val="Hyperlink"/>
          </w:rPr>
          <w:t>e module the CSC</w:t>
        </w:r>
        <w:r w:rsidR="00AB3639" w:rsidRPr="00AB3639">
          <w:rPr>
            <w:rStyle w:val="Hyperlink"/>
          </w:rPr>
          <w:t>3069</w:t>
        </w:r>
        <w:r w:rsidR="000D1C0E" w:rsidRPr="00AB3639">
          <w:rPr>
            <w:rStyle w:val="Hyperlink"/>
          </w:rPr>
          <w:t>]</w:t>
        </w:r>
      </w:hyperlink>
      <w:r w:rsidR="003E0DA5" w:rsidRPr="003E0DA5">
        <w:rPr>
          <w:noProof/>
        </w:rPr>
        <w:t xml:space="preserve"> </w:t>
      </w:r>
      <w:r w:rsidR="003E0DA5">
        <w:rPr>
          <w:noProof/>
        </w:rPr>
        <w:drawing>
          <wp:inline distT="0" distB="0" distL="0" distR="0" wp14:anchorId="2439F593" wp14:editId="0CB95319">
            <wp:extent cx="3994150" cy="3205616"/>
            <wp:effectExtent l="0" t="0" r="6350" b="0"/>
            <wp:docPr id="1754614976" name="Picture 175461497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614976"/>
                    <pic:cNvPicPr/>
                  </pic:nvPicPr>
                  <pic:blipFill>
                    <a:blip r:embed="rId18" cstate="print">
                      <a:extLst>
                        <a:ext uri="{28A0092B-C50C-407E-A947-70E740481C1C}">
                          <a14:useLocalDpi xmlns:a14="http://schemas.microsoft.com/office/drawing/2010/main" val="0"/>
                        </a:ext>
                      </a:extLst>
                    </a:blip>
                    <a:srcRect b="39305"/>
                    <a:stretch>
                      <a:fillRect/>
                    </a:stretch>
                  </pic:blipFill>
                  <pic:spPr>
                    <a:xfrm>
                      <a:off x="0" y="0"/>
                      <a:ext cx="4013309" cy="3220993"/>
                    </a:xfrm>
                    <a:prstGeom prst="rect">
                      <a:avLst/>
                    </a:prstGeom>
                  </pic:spPr>
                </pic:pic>
              </a:graphicData>
            </a:graphic>
          </wp:inline>
        </w:drawing>
      </w:r>
    </w:p>
    <w:p w14:paraId="6EF0C05B" w14:textId="311E5AE6" w:rsidR="00390AF0" w:rsidRDefault="44895A05" w:rsidP="00464A2B">
      <w:pPr>
        <w:pStyle w:val="Heading1"/>
        <w:numPr>
          <w:ilvl w:val="0"/>
          <w:numId w:val="0"/>
        </w:numPr>
      </w:pPr>
      <w:bookmarkStart w:id="172" w:name="_Toc1093834538"/>
      <w:bookmarkStart w:id="173" w:name="_Toc127529393"/>
      <w:bookmarkStart w:id="174" w:name="_Toc127536955"/>
      <w:bookmarkStart w:id="175" w:name="_Toc474026853"/>
      <w:bookmarkStart w:id="176" w:name="_Toc120585486"/>
      <w:bookmarkStart w:id="177" w:name="_Toc128064396"/>
      <w:r>
        <w:lastRenderedPageBreak/>
        <w:t xml:space="preserve">6. </w:t>
      </w:r>
      <w:r w:rsidR="4E484893">
        <w:t>Sprint Plan</w:t>
      </w:r>
      <w:bookmarkEnd w:id="172"/>
      <w:bookmarkEnd w:id="173"/>
      <w:bookmarkEnd w:id="174"/>
      <w:bookmarkEnd w:id="175"/>
      <w:bookmarkEnd w:id="176"/>
      <w:bookmarkEnd w:id="177"/>
    </w:p>
    <w:p w14:paraId="711D0003" w14:textId="545F0703" w:rsidR="54BA676F" w:rsidRDefault="32E4F66C" w:rsidP="55EF1EA1">
      <w:pPr>
        <w:pStyle w:val="Heading2"/>
        <w:numPr>
          <w:ilvl w:val="1"/>
          <w:numId w:val="0"/>
        </w:numPr>
      </w:pPr>
      <w:bookmarkStart w:id="178" w:name="_Toc627061278"/>
      <w:bookmarkStart w:id="179" w:name="_Toc128064397"/>
      <w:r>
        <w:t>6.1. Summary of Sprint</w:t>
      </w:r>
      <w:bookmarkEnd w:id="178"/>
      <w:bookmarkEnd w:id="179"/>
    </w:p>
    <w:p w14:paraId="01078FBA" w14:textId="265D8835" w:rsidR="00390AF0" w:rsidRPr="00DD64AD" w:rsidRDefault="00390AF0" w:rsidP="2C5E8D80">
      <w:pPr>
        <w:spacing w:line="240" w:lineRule="auto"/>
        <w:jc w:val="left"/>
        <w:rPr>
          <w:rFonts w:asciiTheme="minorHAnsi" w:hAnsiTheme="minorHAnsi" w:cstheme="minorBidi"/>
          <w:color w:val="000000" w:themeColor="text1"/>
        </w:rPr>
      </w:pPr>
      <w:r w:rsidRPr="34B37B3E">
        <w:rPr>
          <w:rFonts w:asciiTheme="minorHAnsi" w:eastAsia="Arial" w:hAnsiTheme="minorHAnsi" w:cstheme="minorBidi"/>
          <w:color w:val="000000" w:themeColor="text1"/>
        </w:rPr>
        <w:t>For</w:t>
      </w:r>
      <w:r w:rsidRPr="03CFD9CF">
        <w:rPr>
          <w:rFonts w:asciiTheme="minorHAnsi" w:eastAsia="Arial" w:hAnsiTheme="minorHAnsi" w:cstheme="minorBidi"/>
          <w:color w:val="000000" w:themeColor="text1"/>
        </w:rPr>
        <w:t xml:space="preserve"> our </w:t>
      </w:r>
      <w:r w:rsidR="70F46B6E" w:rsidRPr="5EBF34E8">
        <w:rPr>
          <w:rFonts w:asciiTheme="minorHAnsi" w:eastAsia="Arial" w:hAnsiTheme="minorHAnsi" w:cstheme="minorBidi"/>
          <w:color w:val="000000" w:themeColor="text1"/>
        </w:rPr>
        <w:t xml:space="preserve">CSC3068 </w:t>
      </w:r>
      <w:r w:rsidR="52EA4CE2" w:rsidRPr="03CFD9CF">
        <w:rPr>
          <w:rFonts w:asciiTheme="minorHAnsi" w:eastAsia="Arial" w:hAnsiTheme="minorHAnsi" w:cstheme="minorBidi"/>
          <w:color w:val="000000" w:themeColor="text1"/>
        </w:rPr>
        <w:t>S</w:t>
      </w:r>
      <w:r w:rsidR="760B59DA" w:rsidRPr="03CFD9CF">
        <w:rPr>
          <w:rFonts w:asciiTheme="minorHAnsi" w:eastAsia="Arial" w:hAnsiTheme="minorHAnsi" w:cstheme="minorBidi"/>
          <w:color w:val="000000" w:themeColor="text1"/>
        </w:rPr>
        <w:t>ubmission</w:t>
      </w:r>
      <w:r w:rsidRPr="5EBF34E8">
        <w:rPr>
          <w:rFonts w:asciiTheme="minorHAnsi" w:eastAsia="Arial" w:hAnsiTheme="minorHAnsi" w:cstheme="minorBidi"/>
          <w:color w:val="000000" w:themeColor="text1"/>
        </w:rPr>
        <w:t xml:space="preserve"> 2, we plan to create a </w:t>
      </w:r>
      <w:r w:rsidR="0E67D3F1" w:rsidRPr="5EBF34E8">
        <w:rPr>
          <w:rFonts w:asciiTheme="minorHAnsi" w:eastAsia="Arial" w:hAnsiTheme="minorHAnsi" w:cstheme="minorBidi"/>
          <w:color w:val="000000" w:themeColor="text1"/>
        </w:rPr>
        <w:t>basic implementation</w:t>
      </w:r>
      <w:r w:rsidRPr="03CFD9CF">
        <w:rPr>
          <w:rFonts w:asciiTheme="minorHAnsi" w:eastAsia="Arial" w:hAnsiTheme="minorHAnsi" w:cstheme="minorBidi"/>
          <w:color w:val="000000" w:themeColor="text1"/>
        </w:rPr>
        <w:t xml:space="preserve"> prototype</w:t>
      </w:r>
      <w:r w:rsidR="375FFF32" w:rsidRPr="0B5CF46D">
        <w:rPr>
          <w:rFonts w:asciiTheme="minorHAnsi" w:eastAsia="Arial" w:hAnsiTheme="minorHAnsi" w:cstheme="minorBidi"/>
          <w:color w:val="000000" w:themeColor="text1"/>
        </w:rPr>
        <w:t xml:space="preserve">, </w:t>
      </w:r>
      <w:r w:rsidR="375FFF32" w:rsidRPr="4793793E">
        <w:rPr>
          <w:rFonts w:asciiTheme="minorHAnsi" w:eastAsia="Arial" w:hAnsiTheme="minorHAnsi" w:cstheme="minorBidi"/>
          <w:color w:val="000000" w:themeColor="text1"/>
        </w:rPr>
        <w:t>by</w:t>
      </w:r>
      <w:r w:rsidRPr="0B5CF46D">
        <w:rPr>
          <w:rFonts w:asciiTheme="minorHAnsi" w:eastAsia="Arial" w:hAnsiTheme="minorHAnsi" w:cstheme="minorBidi"/>
          <w:color w:val="000000" w:themeColor="text1"/>
        </w:rPr>
        <w:t xml:space="preserve"> </w:t>
      </w:r>
      <w:r w:rsidR="00D62363" w:rsidRPr="0B5CF46D">
        <w:rPr>
          <w:rFonts w:asciiTheme="minorHAnsi" w:eastAsia="Arial" w:hAnsiTheme="minorHAnsi" w:cstheme="minorBidi"/>
          <w:color w:val="000000" w:themeColor="text1"/>
        </w:rPr>
        <w:t>design</w:t>
      </w:r>
      <w:r w:rsidR="3A841A71" w:rsidRPr="0B5CF46D">
        <w:rPr>
          <w:rFonts w:asciiTheme="minorHAnsi" w:eastAsia="Arial" w:hAnsiTheme="minorHAnsi" w:cstheme="minorBidi"/>
          <w:color w:val="000000" w:themeColor="text1"/>
        </w:rPr>
        <w:t>ing</w:t>
      </w:r>
      <w:r w:rsidR="3A841A71" w:rsidRPr="6146CC5B">
        <w:rPr>
          <w:rFonts w:asciiTheme="minorHAnsi" w:eastAsia="Arial" w:hAnsiTheme="minorHAnsi" w:cstheme="minorBidi"/>
          <w:color w:val="000000" w:themeColor="text1"/>
        </w:rPr>
        <w:t xml:space="preserve"> </w:t>
      </w:r>
      <w:r w:rsidR="3A841A71" w:rsidRPr="2F2EE037">
        <w:rPr>
          <w:rFonts w:asciiTheme="minorHAnsi" w:eastAsia="Arial" w:hAnsiTheme="minorHAnsi" w:cstheme="minorBidi"/>
          <w:color w:val="000000" w:themeColor="text1"/>
        </w:rPr>
        <w:t xml:space="preserve">a </w:t>
      </w:r>
      <w:r w:rsidR="62594656" w:rsidRPr="2F35A10C">
        <w:rPr>
          <w:rFonts w:asciiTheme="minorHAnsi" w:eastAsia="Arial" w:hAnsiTheme="minorHAnsi" w:cstheme="minorBidi"/>
          <w:color w:val="000000" w:themeColor="text1"/>
        </w:rPr>
        <w:t>multi</w:t>
      </w:r>
      <w:r w:rsidR="45C3BAEF" w:rsidRPr="2F35A10C">
        <w:rPr>
          <w:rFonts w:asciiTheme="minorHAnsi" w:eastAsia="Arial" w:hAnsiTheme="minorHAnsi" w:cstheme="minorBidi"/>
          <w:color w:val="000000" w:themeColor="text1"/>
        </w:rPr>
        <w:t>-</w:t>
      </w:r>
      <w:r w:rsidR="62594656" w:rsidRPr="2F35A10C">
        <w:rPr>
          <w:rFonts w:asciiTheme="minorHAnsi" w:eastAsia="Arial" w:hAnsiTheme="minorHAnsi" w:cstheme="minorBidi"/>
          <w:color w:val="000000" w:themeColor="text1"/>
        </w:rPr>
        <w:t>tier</w:t>
      </w:r>
      <w:r w:rsidR="3A841A71" w:rsidRPr="0F3002D3">
        <w:rPr>
          <w:rFonts w:asciiTheme="minorHAnsi" w:eastAsia="Arial" w:hAnsiTheme="minorHAnsi" w:cstheme="minorBidi"/>
          <w:color w:val="000000" w:themeColor="text1"/>
        </w:rPr>
        <w:t xml:space="preserve"> </w:t>
      </w:r>
      <w:r w:rsidR="7ED34CCD" w:rsidRPr="0F3002D3">
        <w:rPr>
          <w:rFonts w:asciiTheme="minorHAnsi" w:eastAsia="Arial" w:hAnsiTheme="minorHAnsi" w:cstheme="minorBidi"/>
          <w:color w:val="000000" w:themeColor="text1"/>
        </w:rPr>
        <w:t>c</w:t>
      </w:r>
      <w:r w:rsidR="3A841A71" w:rsidRPr="0F3002D3">
        <w:rPr>
          <w:rFonts w:asciiTheme="minorHAnsi" w:eastAsia="Arial" w:hAnsiTheme="minorHAnsi" w:cstheme="minorBidi"/>
          <w:color w:val="000000" w:themeColor="text1"/>
        </w:rPr>
        <w:t>lient</w:t>
      </w:r>
      <w:r w:rsidR="00CB3953" w:rsidRPr="0F3002D3">
        <w:rPr>
          <w:rFonts w:asciiTheme="minorHAnsi" w:eastAsia="Arial" w:hAnsiTheme="minorHAnsi" w:cstheme="minorBidi"/>
          <w:color w:val="000000" w:themeColor="text1"/>
        </w:rPr>
        <w:t>-s</w:t>
      </w:r>
      <w:r w:rsidR="3A841A71" w:rsidRPr="0F3002D3">
        <w:rPr>
          <w:rFonts w:asciiTheme="minorHAnsi" w:eastAsia="Arial" w:hAnsiTheme="minorHAnsi" w:cstheme="minorBidi"/>
          <w:color w:val="000000" w:themeColor="text1"/>
        </w:rPr>
        <w:t>erver</w:t>
      </w:r>
      <w:r w:rsidR="3A841A71" w:rsidRPr="6650BC1D">
        <w:rPr>
          <w:rFonts w:asciiTheme="minorHAnsi" w:eastAsia="Arial" w:hAnsiTheme="minorHAnsi" w:cstheme="minorBidi"/>
          <w:color w:val="000000" w:themeColor="text1"/>
        </w:rPr>
        <w:t xml:space="preserve"> </w:t>
      </w:r>
      <w:r w:rsidR="0A4BA9DC" w:rsidRPr="52E9D749">
        <w:rPr>
          <w:rFonts w:asciiTheme="minorHAnsi" w:eastAsia="Arial" w:hAnsiTheme="minorHAnsi" w:cstheme="minorBidi"/>
          <w:color w:val="000000" w:themeColor="text1"/>
        </w:rPr>
        <w:t>s</w:t>
      </w:r>
      <w:r w:rsidR="3A841A71" w:rsidRPr="52E9D749">
        <w:rPr>
          <w:rFonts w:asciiTheme="minorHAnsi" w:eastAsia="Arial" w:hAnsiTheme="minorHAnsi" w:cstheme="minorBidi"/>
          <w:color w:val="000000" w:themeColor="text1"/>
        </w:rPr>
        <w:t>olution</w:t>
      </w:r>
      <w:r w:rsidR="2861F84D" w:rsidRPr="53DC4072">
        <w:rPr>
          <w:rFonts w:asciiTheme="minorHAnsi" w:eastAsia="Arial" w:hAnsiTheme="minorHAnsi" w:cstheme="minorBidi"/>
          <w:color w:val="000000" w:themeColor="text1"/>
        </w:rPr>
        <w:t>.</w:t>
      </w:r>
      <w:r w:rsidR="2861F84D" w:rsidRPr="34852E05">
        <w:rPr>
          <w:rFonts w:asciiTheme="minorHAnsi" w:eastAsia="Arial" w:hAnsiTheme="minorHAnsi" w:cstheme="minorBidi"/>
          <w:color w:val="000000" w:themeColor="text1"/>
        </w:rPr>
        <w:t xml:space="preserve"> </w:t>
      </w:r>
      <w:r w:rsidRPr="34852E05">
        <w:rPr>
          <w:rFonts w:asciiTheme="minorHAnsi" w:eastAsia="Arial" w:hAnsiTheme="minorHAnsi" w:cstheme="minorBidi"/>
          <w:color w:val="000000" w:themeColor="text1"/>
        </w:rPr>
        <w:t>The</w:t>
      </w:r>
      <w:r w:rsidRPr="4269B7C3">
        <w:rPr>
          <w:rFonts w:asciiTheme="minorHAnsi" w:eastAsia="Arial" w:hAnsiTheme="minorHAnsi" w:cstheme="minorBidi"/>
          <w:color w:val="000000" w:themeColor="text1"/>
        </w:rPr>
        <w:t xml:space="preserve"> first thing we plan to do is create a database </w:t>
      </w:r>
      <w:r w:rsidR="64AA615B" w:rsidRPr="4269B7C3">
        <w:rPr>
          <w:rFonts w:asciiTheme="minorHAnsi" w:eastAsia="Arial" w:hAnsiTheme="minorHAnsi" w:cstheme="minorBidi"/>
          <w:color w:val="000000" w:themeColor="text1"/>
        </w:rPr>
        <w:t>system</w:t>
      </w:r>
      <w:r w:rsidRPr="4269B7C3">
        <w:rPr>
          <w:rFonts w:asciiTheme="minorHAnsi" w:eastAsia="Arial" w:hAnsiTheme="minorHAnsi" w:cstheme="minorBidi"/>
          <w:color w:val="000000" w:themeColor="text1"/>
        </w:rPr>
        <w:t xml:space="preserve"> to be used by the </w:t>
      </w:r>
      <w:r w:rsidR="007523CD" w:rsidRPr="4269B7C3">
        <w:rPr>
          <w:rFonts w:asciiTheme="minorHAnsi" w:eastAsia="Arial" w:hAnsiTheme="minorHAnsi" w:cstheme="minorBidi"/>
          <w:color w:val="000000" w:themeColor="text1"/>
        </w:rPr>
        <w:t>P</w:t>
      </w:r>
      <w:r w:rsidRPr="4269B7C3">
        <w:rPr>
          <w:rFonts w:asciiTheme="minorHAnsi" w:eastAsia="Arial" w:hAnsiTheme="minorHAnsi" w:cstheme="minorBidi"/>
          <w:color w:val="000000" w:themeColor="text1"/>
        </w:rPr>
        <w:t xml:space="preserve">ICU nurses. They will use the website to input data into the database </w:t>
      </w:r>
      <w:r w:rsidR="04BF5D0B" w:rsidRPr="4269B7C3">
        <w:rPr>
          <w:rFonts w:asciiTheme="minorHAnsi" w:eastAsia="Arial" w:hAnsiTheme="minorHAnsi" w:cstheme="minorBidi"/>
          <w:color w:val="000000" w:themeColor="text1"/>
        </w:rPr>
        <w:t>as</w:t>
      </w:r>
      <w:r w:rsidR="098C7A2B" w:rsidRPr="4269B7C3">
        <w:rPr>
          <w:rFonts w:asciiTheme="minorHAnsi" w:eastAsia="Arial" w:hAnsiTheme="minorHAnsi" w:cstheme="minorBidi"/>
          <w:color w:val="000000" w:themeColor="text1"/>
        </w:rPr>
        <w:t xml:space="preserve"> they gather patient information</w:t>
      </w:r>
      <w:r w:rsidRPr="4269B7C3">
        <w:rPr>
          <w:rFonts w:asciiTheme="minorHAnsi" w:eastAsia="Arial" w:hAnsiTheme="minorHAnsi" w:cstheme="minorBidi"/>
          <w:color w:val="000000" w:themeColor="text1"/>
        </w:rPr>
        <w:t xml:space="preserve"> from a mobile device or a</w:t>
      </w:r>
      <w:r w:rsidR="00D77491" w:rsidRPr="4269B7C3">
        <w:rPr>
          <w:rFonts w:asciiTheme="minorHAnsi" w:eastAsia="Arial" w:hAnsiTheme="minorHAnsi" w:cstheme="minorBidi"/>
          <w:color w:val="000000" w:themeColor="text1"/>
        </w:rPr>
        <w:t xml:space="preserve"> desktop</w:t>
      </w:r>
      <w:r w:rsidRPr="4269B7C3">
        <w:rPr>
          <w:rFonts w:asciiTheme="minorHAnsi" w:eastAsia="Arial" w:hAnsiTheme="minorHAnsi" w:cstheme="minorBidi"/>
          <w:color w:val="000000" w:themeColor="text1"/>
        </w:rPr>
        <w:t xml:space="preserve"> computer. </w:t>
      </w:r>
      <w:r w:rsidR="760B59DA" w:rsidRPr="4269B7C3">
        <w:rPr>
          <w:rFonts w:asciiTheme="minorHAnsi" w:eastAsia="Arial" w:hAnsiTheme="minorHAnsi" w:cstheme="minorBidi"/>
          <w:color w:val="000000" w:themeColor="text1"/>
        </w:rPr>
        <w:t>The</w:t>
      </w:r>
      <w:r w:rsidRPr="4269B7C3" w:rsidDel="001F6FF9">
        <w:rPr>
          <w:rFonts w:asciiTheme="minorHAnsi" w:eastAsia="Arial" w:hAnsiTheme="minorHAnsi" w:cstheme="minorBidi"/>
          <w:color w:val="000000" w:themeColor="text1"/>
        </w:rPr>
        <w:t xml:space="preserve"> </w:t>
      </w:r>
      <w:r w:rsidR="001F6FF9" w:rsidRPr="4269B7C3">
        <w:rPr>
          <w:rFonts w:asciiTheme="minorHAnsi" w:eastAsia="Arial" w:hAnsiTheme="minorHAnsi" w:cstheme="minorBidi"/>
          <w:color w:val="000000" w:themeColor="text1"/>
        </w:rPr>
        <w:t xml:space="preserve">system </w:t>
      </w:r>
      <w:r w:rsidRPr="4269B7C3">
        <w:rPr>
          <w:rFonts w:asciiTheme="minorHAnsi" w:eastAsia="Arial" w:hAnsiTheme="minorHAnsi" w:cstheme="minorBidi"/>
          <w:color w:val="000000" w:themeColor="text1"/>
        </w:rPr>
        <w:t xml:space="preserve">will then perform the calculations on the data and </w:t>
      </w:r>
      <w:r w:rsidR="001F6FF9" w:rsidRPr="4269B7C3">
        <w:rPr>
          <w:rFonts w:asciiTheme="minorHAnsi" w:eastAsia="Arial" w:hAnsiTheme="minorHAnsi" w:cstheme="minorBidi"/>
          <w:color w:val="000000" w:themeColor="text1"/>
        </w:rPr>
        <w:t xml:space="preserve">display this </w:t>
      </w:r>
      <w:r w:rsidR="2A07BB0F" w:rsidRPr="4269B7C3">
        <w:rPr>
          <w:rFonts w:asciiTheme="minorHAnsi" w:eastAsia="Arial" w:hAnsiTheme="minorHAnsi" w:cstheme="minorBidi"/>
          <w:color w:val="000000" w:themeColor="text1"/>
        </w:rPr>
        <w:t>for</w:t>
      </w:r>
      <w:r w:rsidR="6EB4A871" w:rsidRPr="4269B7C3">
        <w:rPr>
          <w:rFonts w:asciiTheme="minorHAnsi" w:eastAsia="Arial" w:hAnsiTheme="minorHAnsi" w:cstheme="minorBidi"/>
          <w:color w:val="000000" w:themeColor="text1"/>
        </w:rPr>
        <w:t xml:space="preserve"> </w:t>
      </w:r>
      <w:r w:rsidRPr="4269B7C3">
        <w:rPr>
          <w:rFonts w:asciiTheme="minorHAnsi" w:eastAsia="Arial" w:hAnsiTheme="minorHAnsi" w:cstheme="minorBidi"/>
          <w:color w:val="000000" w:themeColor="text1"/>
        </w:rPr>
        <w:t xml:space="preserve">the nurses to view. </w:t>
      </w:r>
      <w:r w:rsidRPr="327C9281">
        <w:rPr>
          <w:rFonts w:asciiTheme="minorHAnsi" w:eastAsia="Arial" w:hAnsiTheme="minorHAnsi" w:cstheme="minorBidi"/>
          <w:color w:val="000000" w:themeColor="text1"/>
        </w:rPr>
        <w:t xml:space="preserve">We will test </w:t>
      </w:r>
      <w:r w:rsidR="1C6EB2C7" w:rsidRPr="03CFD9CF">
        <w:rPr>
          <w:rFonts w:asciiTheme="minorHAnsi" w:eastAsia="Arial" w:hAnsiTheme="minorHAnsi" w:cstheme="minorBidi"/>
          <w:color w:val="000000" w:themeColor="text1"/>
        </w:rPr>
        <w:t>this</w:t>
      </w:r>
      <w:r w:rsidRPr="327C9281">
        <w:rPr>
          <w:rFonts w:asciiTheme="minorHAnsi" w:eastAsia="Arial" w:hAnsiTheme="minorHAnsi" w:cstheme="minorBidi"/>
          <w:color w:val="000000" w:themeColor="text1"/>
        </w:rPr>
        <w:t xml:space="preserve"> using the data provided by the </w:t>
      </w:r>
      <w:r w:rsidRPr="76C28C5E">
        <w:rPr>
          <w:rFonts w:asciiTheme="minorHAnsi" w:eastAsia="Arial" w:hAnsiTheme="minorHAnsi" w:cstheme="minorBidi"/>
          <w:color w:val="000000" w:themeColor="text1"/>
        </w:rPr>
        <w:t>Paediatric Delirium Group.</w:t>
      </w:r>
    </w:p>
    <w:p w14:paraId="069ECA0C" w14:textId="1CB9B857" w:rsidR="3DB75B88" w:rsidRDefault="00390AF0" w:rsidP="00523657">
      <w:pPr>
        <w:spacing w:line="240" w:lineRule="auto"/>
        <w:jc w:val="left"/>
        <w:rPr>
          <w:rFonts w:asciiTheme="minorHAnsi" w:eastAsia="Arial" w:hAnsiTheme="minorHAnsi" w:cstheme="minorBidi"/>
          <w:color w:val="000000" w:themeColor="text1"/>
        </w:rPr>
      </w:pPr>
      <w:r w:rsidRPr="76C28C5E">
        <w:rPr>
          <w:rFonts w:asciiTheme="minorHAnsi" w:eastAsia="Arial" w:hAnsiTheme="minorHAnsi" w:cstheme="minorBidi"/>
          <w:color w:val="000000" w:themeColor="text1"/>
        </w:rPr>
        <w:t xml:space="preserve">We will then </w:t>
      </w:r>
      <w:r w:rsidR="092A73E5" w:rsidRPr="76C28C5E">
        <w:rPr>
          <w:rFonts w:asciiTheme="minorHAnsi" w:eastAsia="Arial" w:hAnsiTheme="minorHAnsi" w:cstheme="minorBidi"/>
          <w:color w:val="000000" w:themeColor="text1"/>
        </w:rPr>
        <w:t>develop</w:t>
      </w:r>
      <w:r w:rsidR="387AD743" w:rsidRPr="76C28C5E">
        <w:rPr>
          <w:rFonts w:asciiTheme="minorHAnsi" w:eastAsia="Arial" w:hAnsiTheme="minorHAnsi" w:cstheme="minorBidi"/>
          <w:color w:val="000000" w:themeColor="text1"/>
        </w:rPr>
        <w:t xml:space="preserve"> a tool</w:t>
      </w:r>
      <w:r w:rsidRPr="76C28C5E">
        <w:rPr>
          <w:rFonts w:asciiTheme="minorHAnsi" w:eastAsia="Arial" w:hAnsiTheme="minorHAnsi" w:cstheme="minorBidi"/>
          <w:color w:val="000000" w:themeColor="text1"/>
        </w:rPr>
        <w:t xml:space="preserve"> to visualise </w:t>
      </w:r>
      <w:r w:rsidR="73A60D40" w:rsidRPr="76C28C5E">
        <w:rPr>
          <w:rFonts w:asciiTheme="minorHAnsi" w:eastAsia="Arial" w:hAnsiTheme="minorHAnsi" w:cstheme="minorBidi"/>
          <w:color w:val="000000" w:themeColor="text1"/>
        </w:rPr>
        <w:t>the</w:t>
      </w:r>
      <w:r w:rsidRPr="76C28C5E">
        <w:rPr>
          <w:rFonts w:asciiTheme="minorHAnsi" w:eastAsia="Arial" w:hAnsiTheme="minorHAnsi" w:cstheme="minorBidi"/>
          <w:color w:val="000000" w:themeColor="text1"/>
        </w:rPr>
        <w:t xml:space="preserve"> </w:t>
      </w:r>
      <w:r w:rsidR="54F20016" w:rsidRPr="76C28C5E">
        <w:rPr>
          <w:rFonts w:asciiTheme="minorHAnsi" w:eastAsia="Arial" w:hAnsiTheme="minorHAnsi" w:cstheme="minorBidi"/>
          <w:color w:val="000000" w:themeColor="text1"/>
        </w:rPr>
        <w:t>information</w:t>
      </w:r>
      <w:r w:rsidRPr="76C28C5E">
        <w:rPr>
          <w:rFonts w:asciiTheme="minorHAnsi" w:eastAsia="Arial" w:hAnsiTheme="minorHAnsi" w:cstheme="minorBidi"/>
          <w:color w:val="000000" w:themeColor="text1"/>
        </w:rPr>
        <w:t xml:space="preserve"> from the database and show it on the website in a simple format for easy digestion</w:t>
      </w:r>
      <w:r w:rsidRPr="3877B770">
        <w:rPr>
          <w:rFonts w:asciiTheme="minorHAnsi" w:eastAsia="Arial" w:hAnsiTheme="minorHAnsi" w:cstheme="minorBidi"/>
          <w:color w:val="000000" w:themeColor="text1"/>
        </w:rPr>
        <w:t>.</w:t>
      </w:r>
      <w:r w:rsidRPr="76C28C5E">
        <w:rPr>
          <w:rFonts w:asciiTheme="minorHAnsi" w:eastAsia="Arial" w:hAnsiTheme="minorHAnsi" w:cstheme="minorBidi"/>
          <w:color w:val="000000" w:themeColor="text1"/>
        </w:rPr>
        <w:t xml:space="preserve"> This</w:t>
      </w:r>
      <w:r w:rsidRPr="76C28C5E" w:rsidDel="00FA1626">
        <w:rPr>
          <w:rFonts w:asciiTheme="minorHAnsi" w:eastAsia="Arial" w:hAnsiTheme="minorHAnsi" w:cstheme="minorBidi"/>
          <w:color w:val="000000" w:themeColor="text1"/>
        </w:rPr>
        <w:t xml:space="preserve"> </w:t>
      </w:r>
      <w:r w:rsidR="00FA1626" w:rsidRPr="76C28C5E">
        <w:rPr>
          <w:rFonts w:asciiTheme="minorHAnsi" w:eastAsia="Arial" w:hAnsiTheme="minorHAnsi" w:cstheme="minorBidi"/>
          <w:color w:val="000000" w:themeColor="text1"/>
        </w:rPr>
        <w:t xml:space="preserve">will </w:t>
      </w:r>
      <w:r w:rsidRPr="76C28C5E">
        <w:rPr>
          <w:rFonts w:asciiTheme="minorHAnsi" w:eastAsia="Arial" w:hAnsiTheme="minorHAnsi" w:cstheme="minorBidi"/>
          <w:color w:val="000000" w:themeColor="text1"/>
        </w:rPr>
        <w:t xml:space="preserve">allow the </w:t>
      </w:r>
      <w:r w:rsidR="00FA1626" w:rsidRPr="76C28C5E">
        <w:rPr>
          <w:rFonts w:asciiTheme="minorHAnsi" w:eastAsia="Arial" w:hAnsiTheme="minorHAnsi" w:cstheme="minorBidi"/>
          <w:color w:val="000000" w:themeColor="text1"/>
        </w:rPr>
        <w:t xml:space="preserve">nurses </w:t>
      </w:r>
      <w:r w:rsidRPr="76C28C5E">
        <w:rPr>
          <w:rFonts w:asciiTheme="minorHAnsi" w:eastAsia="Arial" w:hAnsiTheme="minorHAnsi" w:cstheme="minorBidi"/>
          <w:color w:val="000000" w:themeColor="text1"/>
        </w:rPr>
        <w:t xml:space="preserve">or admins to quickly see how the collection of data is going and will allow them to </w:t>
      </w:r>
      <w:r w:rsidR="2EF982BD" w:rsidRPr="76C28C5E">
        <w:rPr>
          <w:rFonts w:asciiTheme="minorHAnsi" w:eastAsia="Arial" w:hAnsiTheme="minorHAnsi" w:cstheme="minorBidi"/>
          <w:color w:val="000000" w:themeColor="text1"/>
        </w:rPr>
        <w:t>conduct</w:t>
      </w:r>
      <w:r w:rsidR="2FAA7C64" w:rsidRPr="76C28C5E">
        <w:rPr>
          <w:rFonts w:asciiTheme="minorHAnsi" w:eastAsia="Arial" w:hAnsiTheme="minorHAnsi" w:cstheme="minorBidi"/>
          <w:color w:val="000000" w:themeColor="text1"/>
        </w:rPr>
        <w:t xml:space="preserve"> further analysis</w:t>
      </w:r>
      <w:r w:rsidRPr="76C28C5E">
        <w:rPr>
          <w:rFonts w:asciiTheme="minorHAnsi" w:eastAsia="Arial" w:hAnsiTheme="minorHAnsi" w:cstheme="minorBidi"/>
          <w:color w:val="000000" w:themeColor="text1"/>
        </w:rPr>
        <w:t xml:space="preserve">. We plan </w:t>
      </w:r>
      <w:r w:rsidR="0CCCF13B" w:rsidRPr="76C28C5E">
        <w:rPr>
          <w:rFonts w:asciiTheme="minorHAnsi" w:eastAsia="Arial" w:hAnsiTheme="minorHAnsi" w:cstheme="minorBidi"/>
          <w:color w:val="000000" w:themeColor="text1"/>
        </w:rPr>
        <w:t>to</w:t>
      </w:r>
      <w:r w:rsidR="35A8C126" w:rsidRPr="76C28C5E">
        <w:rPr>
          <w:rFonts w:asciiTheme="minorHAnsi" w:eastAsia="Arial" w:hAnsiTheme="minorHAnsi" w:cstheme="minorBidi"/>
          <w:color w:val="000000" w:themeColor="text1"/>
        </w:rPr>
        <w:t xml:space="preserve"> test</w:t>
      </w:r>
      <w:r w:rsidRPr="76C28C5E">
        <w:rPr>
          <w:rFonts w:asciiTheme="minorHAnsi" w:eastAsia="Arial" w:hAnsiTheme="minorHAnsi" w:cstheme="minorBidi"/>
          <w:color w:val="000000" w:themeColor="text1"/>
        </w:rPr>
        <w:t xml:space="preserve"> this using simple graphs and charts for the prototype.</w:t>
      </w:r>
      <w:r w:rsidR="7EC8FFD4" w:rsidRPr="13AFAB4D">
        <w:rPr>
          <w:rFonts w:asciiTheme="minorHAnsi" w:eastAsia="Arial" w:hAnsiTheme="minorHAnsi" w:cstheme="minorBidi"/>
          <w:color w:val="000000" w:themeColor="text1"/>
        </w:rPr>
        <w:t xml:space="preserve"> </w:t>
      </w:r>
      <w:r w:rsidRPr="76C28C5E">
        <w:rPr>
          <w:rFonts w:asciiTheme="minorHAnsi" w:eastAsia="Arial" w:hAnsiTheme="minorHAnsi" w:cstheme="minorBidi"/>
          <w:color w:val="000000" w:themeColor="text1"/>
        </w:rPr>
        <w:t xml:space="preserve">Simultaneously, we will also look to modernise the </w:t>
      </w:r>
      <w:r w:rsidR="000C3AF5" w:rsidRPr="76C28C5E">
        <w:rPr>
          <w:rFonts w:asciiTheme="minorHAnsi" w:eastAsia="Arial" w:hAnsiTheme="minorHAnsi" w:cstheme="minorBidi"/>
          <w:color w:val="000000" w:themeColor="text1"/>
        </w:rPr>
        <w:t xml:space="preserve">security of the </w:t>
      </w:r>
      <w:r w:rsidRPr="76C28C5E">
        <w:rPr>
          <w:rFonts w:asciiTheme="minorHAnsi" w:eastAsia="Arial" w:hAnsiTheme="minorHAnsi" w:cstheme="minorBidi"/>
          <w:color w:val="000000" w:themeColor="text1"/>
        </w:rPr>
        <w:t xml:space="preserve">system and change the code used from PHP to </w:t>
      </w:r>
      <w:r w:rsidR="091A3DEA" w:rsidRPr="76C28C5E">
        <w:rPr>
          <w:rFonts w:asciiTheme="minorHAnsi" w:eastAsia="Arial" w:hAnsiTheme="minorHAnsi" w:cstheme="minorBidi"/>
          <w:color w:val="000000" w:themeColor="text1"/>
        </w:rPr>
        <w:t>Node</w:t>
      </w:r>
      <w:r w:rsidR="00046625" w:rsidRPr="76C28C5E">
        <w:rPr>
          <w:rFonts w:asciiTheme="minorHAnsi" w:eastAsia="Arial" w:hAnsiTheme="minorHAnsi" w:cstheme="minorBidi"/>
          <w:color w:val="000000" w:themeColor="text1"/>
        </w:rPr>
        <w:t>.js</w:t>
      </w:r>
      <w:r w:rsidR="760B59DA" w:rsidRPr="76C28C5E">
        <w:rPr>
          <w:rFonts w:asciiTheme="minorHAnsi" w:eastAsia="Arial" w:hAnsiTheme="minorHAnsi" w:cstheme="minorBidi"/>
          <w:color w:val="000000" w:themeColor="text1"/>
        </w:rPr>
        <w:t>.</w:t>
      </w:r>
      <w:r w:rsidRPr="76C28C5E">
        <w:rPr>
          <w:rFonts w:asciiTheme="minorHAnsi" w:eastAsia="Arial" w:hAnsiTheme="minorHAnsi" w:cstheme="minorBidi"/>
          <w:color w:val="000000" w:themeColor="text1"/>
        </w:rPr>
        <w:t xml:space="preserve"> This includes </w:t>
      </w:r>
      <w:r w:rsidR="000C3AF5" w:rsidRPr="76C28C5E">
        <w:rPr>
          <w:rFonts w:asciiTheme="minorHAnsi" w:eastAsia="Arial" w:hAnsiTheme="minorHAnsi" w:cstheme="minorBidi"/>
          <w:color w:val="000000" w:themeColor="text1"/>
        </w:rPr>
        <w:t xml:space="preserve">updating the login system with </w:t>
      </w:r>
      <w:r w:rsidRPr="76C28C5E">
        <w:rPr>
          <w:rFonts w:asciiTheme="minorHAnsi" w:eastAsia="Arial" w:hAnsiTheme="minorHAnsi" w:cstheme="minorBidi"/>
          <w:color w:val="000000" w:themeColor="text1"/>
        </w:rPr>
        <w:t xml:space="preserve">the ability to change passwords if a nurse or admin forgets </w:t>
      </w:r>
      <w:r w:rsidR="1CAA9736" w:rsidRPr="76C28C5E">
        <w:rPr>
          <w:rFonts w:asciiTheme="minorHAnsi" w:eastAsia="Arial" w:hAnsiTheme="minorHAnsi" w:cstheme="minorBidi"/>
          <w:color w:val="000000" w:themeColor="text1"/>
        </w:rPr>
        <w:t>theirs</w:t>
      </w:r>
      <w:r w:rsidRPr="76C28C5E" w:rsidDel="003431B0">
        <w:rPr>
          <w:rFonts w:asciiTheme="minorHAnsi" w:eastAsia="Arial" w:hAnsiTheme="minorHAnsi" w:cstheme="minorBidi"/>
          <w:color w:val="000000" w:themeColor="text1"/>
        </w:rPr>
        <w:t xml:space="preserve"> and </w:t>
      </w:r>
      <w:r w:rsidR="11BD5FA1" w:rsidRPr="76C28C5E">
        <w:rPr>
          <w:rFonts w:asciiTheme="minorHAnsi" w:eastAsia="Arial" w:hAnsiTheme="minorHAnsi" w:cstheme="minorBidi"/>
          <w:color w:val="000000" w:themeColor="text1"/>
        </w:rPr>
        <w:t>we</w:t>
      </w:r>
      <w:r w:rsidRPr="76C28C5E">
        <w:rPr>
          <w:rFonts w:asciiTheme="minorHAnsi" w:eastAsia="Arial" w:hAnsiTheme="minorHAnsi" w:cstheme="minorBidi"/>
          <w:color w:val="000000" w:themeColor="text1"/>
        </w:rPr>
        <w:t xml:space="preserve"> will test this by creating a</w:t>
      </w:r>
      <w:r w:rsidR="00D3648C" w:rsidRPr="76C28C5E">
        <w:rPr>
          <w:rFonts w:asciiTheme="minorHAnsi" w:eastAsia="Arial" w:hAnsiTheme="minorHAnsi" w:cstheme="minorBidi"/>
          <w:color w:val="000000" w:themeColor="text1"/>
        </w:rPr>
        <w:t>n</w:t>
      </w:r>
      <w:r w:rsidRPr="76C28C5E" w:rsidDel="00D3648C">
        <w:rPr>
          <w:rFonts w:asciiTheme="minorHAnsi" w:eastAsia="Arial" w:hAnsiTheme="minorHAnsi" w:cstheme="minorBidi"/>
          <w:color w:val="000000" w:themeColor="text1"/>
        </w:rPr>
        <w:t xml:space="preserve"> </w:t>
      </w:r>
      <w:r w:rsidRPr="76C28C5E">
        <w:rPr>
          <w:rFonts w:asciiTheme="minorHAnsi" w:eastAsia="Arial" w:hAnsiTheme="minorHAnsi" w:cstheme="minorBidi"/>
          <w:color w:val="000000" w:themeColor="text1"/>
        </w:rPr>
        <w:t>account and changing the password.</w:t>
      </w:r>
      <w:r w:rsidR="1AD96406" w:rsidRPr="484C7F81">
        <w:rPr>
          <w:rFonts w:asciiTheme="minorHAnsi" w:eastAsia="Arial" w:hAnsiTheme="minorHAnsi" w:cstheme="minorBidi"/>
          <w:color w:val="000000" w:themeColor="text1"/>
        </w:rPr>
        <w:t xml:space="preserve"> </w:t>
      </w:r>
    </w:p>
    <w:p w14:paraId="7EB0AB4D" w14:textId="6CC2C74F" w:rsidR="436EA0DF" w:rsidRDefault="436EA0DF" w:rsidP="40C26E90">
      <w:pPr>
        <w:spacing w:line="240" w:lineRule="auto"/>
        <w:jc w:val="left"/>
        <w:rPr>
          <w:rFonts w:asciiTheme="minorHAnsi" w:eastAsia="Arial" w:hAnsiTheme="minorHAnsi" w:cstheme="minorBidi"/>
          <w:color w:val="000000" w:themeColor="text1"/>
        </w:rPr>
      </w:pPr>
      <w:r w:rsidRPr="40C26E90">
        <w:rPr>
          <w:rFonts w:asciiTheme="minorHAnsi" w:eastAsia="Arial" w:hAnsiTheme="minorHAnsi" w:cstheme="minorBidi"/>
          <w:color w:val="000000" w:themeColor="text1"/>
        </w:rPr>
        <w:t xml:space="preserve">We plan to work </w:t>
      </w:r>
      <w:r w:rsidR="2392F47E" w:rsidRPr="40C26E90">
        <w:rPr>
          <w:rFonts w:asciiTheme="minorHAnsi" w:eastAsia="Arial" w:hAnsiTheme="minorHAnsi" w:cstheme="minorBidi"/>
          <w:color w:val="000000" w:themeColor="text1"/>
        </w:rPr>
        <w:t xml:space="preserve">on </w:t>
      </w:r>
      <w:r w:rsidRPr="40C26E90">
        <w:rPr>
          <w:rFonts w:asciiTheme="minorHAnsi" w:eastAsia="Arial" w:hAnsiTheme="minorHAnsi" w:cstheme="minorBidi"/>
          <w:color w:val="000000" w:themeColor="text1"/>
        </w:rPr>
        <w:t>feature</w:t>
      </w:r>
      <w:r w:rsidR="5FEEFECC" w:rsidRPr="40C26E90">
        <w:rPr>
          <w:rFonts w:asciiTheme="minorHAnsi" w:eastAsia="Arial" w:hAnsiTheme="minorHAnsi" w:cstheme="minorBidi"/>
          <w:color w:val="000000" w:themeColor="text1"/>
        </w:rPr>
        <w:t xml:space="preserve"> implementation</w:t>
      </w:r>
      <w:r w:rsidRPr="40C26E90">
        <w:rPr>
          <w:rFonts w:asciiTheme="minorHAnsi" w:eastAsia="Arial" w:hAnsiTheme="minorHAnsi" w:cstheme="minorBidi"/>
          <w:color w:val="000000" w:themeColor="text1"/>
        </w:rPr>
        <w:t xml:space="preserve"> coll</w:t>
      </w:r>
      <w:r w:rsidR="10965E2E" w:rsidRPr="40C26E90">
        <w:rPr>
          <w:rFonts w:asciiTheme="minorHAnsi" w:eastAsia="Arial" w:hAnsiTheme="minorHAnsi" w:cstheme="minorBidi"/>
          <w:color w:val="000000" w:themeColor="text1"/>
        </w:rPr>
        <w:t>aboratively, this should allow us</w:t>
      </w:r>
      <w:r w:rsidRPr="40C26E90">
        <w:rPr>
          <w:rFonts w:asciiTheme="minorHAnsi" w:eastAsia="Arial" w:hAnsiTheme="minorHAnsi" w:cstheme="minorBidi"/>
          <w:color w:val="000000" w:themeColor="text1"/>
        </w:rPr>
        <w:t xml:space="preserve"> </w:t>
      </w:r>
      <w:r w:rsidR="48D4ACFB" w:rsidRPr="40C26E90">
        <w:rPr>
          <w:rFonts w:asciiTheme="minorHAnsi" w:eastAsia="Arial" w:hAnsiTheme="minorHAnsi" w:cstheme="minorBidi"/>
          <w:color w:val="000000" w:themeColor="text1"/>
        </w:rPr>
        <w:t xml:space="preserve">to </w:t>
      </w:r>
      <w:r w:rsidRPr="40C26E90">
        <w:rPr>
          <w:rFonts w:asciiTheme="minorHAnsi" w:eastAsia="Arial" w:hAnsiTheme="minorHAnsi" w:cstheme="minorBidi"/>
          <w:color w:val="000000" w:themeColor="text1"/>
        </w:rPr>
        <w:t xml:space="preserve">support each other </w:t>
      </w:r>
      <w:r w:rsidR="2A3997B3" w:rsidRPr="40C26E90">
        <w:rPr>
          <w:rFonts w:asciiTheme="minorHAnsi" w:eastAsia="Arial" w:hAnsiTheme="minorHAnsi" w:cstheme="minorBidi"/>
          <w:color w:val="000000" w:themeColor="text1"/>
        </w:rPr>
        <w:t>more effectively as well as allowing features to be ‘completed’ faster is a t</w:t>
      </w:r>
      <w:r w:rsidR="3AD6B09E" w:rsidRPr="40C26E90">
        <w:rPr>
          <w:rFonts w:asciiTheme="minorHAnsi" w:eastAsia="Arial" w:hAnsiTheme="minorHAnsi" w:cstheme="minorBidi"/>
          <w:color w:val="000000" w:themeColor="text1"/>
        </w:rPr>
        <w:t>arget of an agile working environment</w:t>
      </w:r>
      <w:r w:rsidR="453E4699" w:rsidRPr="40C26E90">
        <w:rPr>
          <w:rFonts w:asciiTheme="minorHAnsi" w:eastAsia="Arial" w:hAnsiTheme="minorHAnsi" w:cstheme="minorBidi"/>
          <w:color w:val="000000" w:themeColor="text1"/>
        </w:rPr>
        <w:t>.</w:t>
      </w:r>
      <w:r w:rsidR="6D4DED5D" w:rsidRPr="40C26E90">
        <w:rPr>
          <w:rFonts w:asciiTheme="minorHAnsi" w:eastAsia="Arial" w:hAnsiTheme="minorHAnsi" w:cstheme="minorBidi"/>
          <w:color w:val="000000" w:themeColor="text1"/>
        </w:rPr>
        <w:t xml:space="preserve"> </w:t>
      </w:r>
      <w:r w:rsidR="0B29F2F4" w:rsidRPr="40C26E90">
        <w:rPr>
          <w:rFonts w:asciiTheme="minorHAnsi" w:eastAsia="Arial" w:hAnsiTheme="minorHAnsi" w:cstheme="minorBidi"/>
          <w:color w:val="000000" w:themeColor="text1"/>
        </w:rPr>
        <w:t>T</w:t>
      </w:r>
      <w:r w:rsidR="6D4DED5D" w:rsidRPr="40C26E90">
        <w:rPr>
          <w:rFonts w:asciiTheme="minorHAnsi" w:eastAsia="Arial" w:hAnsiTheme="minorHAnsi" w:cstheme="minorBidi"/>
          <w:color w:val="000000" w:themeColor="text1"/>
        </w:rPr>
        <w:t xml:space="preserve">he documentation side of our work will be divided up and assigned to individual subject matter experts (SMEs) </w:t>
      </w:r>
      <w:r w:rsidR="4C850DC2" w:rsidRPr="40C26E90">
        <w:rPr>
          <w:rFonts w:asciiTheme="minorHAnsi" w:eastAsia="Arial" w:hAnsiTheme="minorHAnsi" w:cstheme="minorBidi"/>
          <w:color w:val="000000" w:themeColor="text1"/>
        </w:rPr>
        <w:t>for that feature, the documentation will be dynamically assigned as development proceeds.</w:t>
      </w:r>
    </w:p>
    <w:p w14:paraId="6C34D2A6" w14:textId="02886874" w:rsidR="4A041255" w:rsidRPr="003E0DA5" w:rsidRDefault="4A041255" w:rsidP="008A111B">
      <w:pPr>
        <w:spacing w:line="240" w:lineRule="auto"/>
        <w:jc w:val="left"/>
        <w:rPr>
          <w:rFonts w:asciiTheme="minorHAnsi" w:eastAsia="Arial" w:hAnsiTheme="minorHAnsi" w:cstheme="minorBidi"/>
          <w:color w:val="0563C1" w:themeColor="hyperlink"/>
          <w:u w:val="single"/>
        </w:rPr>
      </w:pPr>
      <w:r w:rsidRPr="76C28C5E">
        <w:rPr>
          <w:rFonts w:asciiTheme="minorHAnsi" w:eastAsia="Arial" w:hAnsiTheme="minorHAnsi" w:cstheme="minorBidi"/>
          <w:color w:val="000000" w:themeColor="text1"/>
        </w:rPr>
        <w:t>We have laid out our plans for Submission 2 in a Cr</w:t>
      </w:r>
      <w:r w:rsidR="713FE171" w:rsidRPr="76C28C5E">
        <w:rPr>
          <w:rFonts w:asciiTheme="minorHAnsi" w:eastAsia="Arial" w:hAnsiTheme="minorHAnsi" w:cstheme="minorBidi"/>
          <w:color w:val="000000" w:themeColor="text1"/>
        </w:rPr>
        <w:t xml:space="preserve">itical Path Analysis diagram shown here </w:t>
      </w:r>
      <w:hyperlink w:anchor="_A.3_Critical_Path">
        <w:r w:rsidR="75A9BBAC" w:rsidRPr="2188E23D">
          <w:rPr>
            <w:rStyle w:val="Hyperlink"/>
            <w:rFonts w:asciiTheme="minorHAnsi" w:eastAsia="Arial" w:hAnsiTheme="minorHAnsi" w:cstheme="minorBidi"/>
          </w:rPr>
          <w:t>[</w:t>
        </w:r>
        <w:r w:rsidR="75A9BBAC" w:rsidRPr="375E1AC1">
          <w:rPr>
            <w:rStyle w:val="Hyperlink"/>
            <w:rFonts w:asciiTheme="minorHAnsi" w:eastAsia="Arial" w:hAnsiTheme="minorHAnsi" w:cstheme="minorBidi"/>
          </w:rPr>
          <w:t>A</w:t>
        </w:r>
        <w:r w:rsidR="163AAB37" w:rsidRPr="375E1AC1">
          <w:rPr>
            <w:rStyle w:val="Hyperlink"/>
            <w:rFonts w:asciiTheme="minorHAnsi" w:eastAsia="Arial" w:hAnsiTheme="minorHAnsi" w:cstheme="minorBidi"/>
          </w:rPr>
          <w:t>ppen</w:t>
        </w:r>
        <w:bookmarkStart w:id="180" w:name="_Hlt128062407"/>
        <w:r w:rsidR="163AAB37" w:rsidRPr="375E1AC1">
          <w:rPr>
            <w:rStyle w:val="Hyperlink"/>
            <w:rFonts w:asciiTheme="minorHAnsi" w:eastAsia="Arial" w:hAnsiTheme="minorHAnsi" w:cstheme="minorBidi"/>
          </w:rPr>
          <w:t>d</w:t>
        </w:r>
        <w:bookmarkEnd w:id="180"/>
        <w:r w:rsidR="163AAB37" w:rsidRPr="375E1AC1">
          <w:rPr>
            <w:rStyle w:val="Hyperlink"/>
            <w:rFonts w:asciiTheme="minorHAnsi" w:eastAsia="Arial" w:hAnsiTheme="minorHAnsi" w:cstheme="minorBidi"/>
          </w:rPr>
          <w:t>ix</w:t>
        </w:r>
        <w:r w:rsidR="75A9BBAC" w:rsidRPr="2188E23D">
          <w:rPr>
            <w:rStyle w:val="Hyperlink"/>
            <w:rFonts w:asciiTheme="minorHAnsi" w:eastAsia="Arial" w:hAnsiTheme="minorHAnsi" w:cstheme="minorBidi"/>
          </w:rPr>
          <w:t xml:space="preserve"> A.3: Diagram of Critical Path Analysis]</w:t>
        </w:r>
      </w:hyperlink>
    </w:p>
    <w:p w14:paraId="7C2788B1" w14:textId="0C0B3B8E" w:rsidR="00390AF0" w:rsidRPr="0072789A" w:rsidRDefault="00D5372C" w:rsidP="00AE26E3">
      <w:pPr>
        <w:pStyle w:val="Heading2"/>
        <w:numPr>
          <w:ilvl w:val="0"/>
          <w:numId w:val="0"/>
        </w:numPr>
        <w:ind w:left="19"/>
        <w:rPr>
          <w:rFonts w:eastAsia="Arial"/>
          <w:color w:val="0563C1" w:themeColor="hyperlink"/>
          <w:sz w:val="19"/>
          <w:u w:val="single"/>
        </w:rPr>
      </w:pPr>
      <w:bookmarkStart w:id="181" w:name="_Toc1608195953"/>
      <w:bookmarkStart w:id="182" w:name="_Toc127529394"/>
      <w:bookmarkStart w:id="183" w:name="_Toc127536956"/>
      <w:bookmarkStart w:id="184" w:name="_Toc1399913169"/>
      <w:bookmarkStart w:id="185" w:name="_Toc1037685861"/>
      <w:bookmarkStart w:id="186" w:name="_Toc128064398"/>
      <w:r w:rsidRPr="039E5873">
        <w:t xml:space="preserve">6.2. </w:t>
      </w:r>
      <w:r w:rsidR="00390AF0" w:rsidRPr="039E5873">
        <w:t>Risk of Features</w:t>
      </w:r>
      <w:bookmarkEnd w:id="181"/>
      <w:bookmarkEnd w:id="182"/>
      <w:bookmarkEnd w:id="183"/>
      <w:bookmarkEnd w:id="184"/>
      <w:bookmarkEnd w:id="185"/>
      <w:bookmarkEnd w:id="186"/>
    </w:p>
    <w:p w14:paraId="3C668F61" w14:textId="5822A88E" w:rsidR="00073C48" w:rsidRPr="00073C48" w:rsidRDefault="00073C48" w:rsidP="00073C48">
      <w:pPr>
        <w:spacing w:after="3" w:line="240" w:lineRule="auto"/>
        <w:ind w:left="10" w:right="119" w:hanging="10"/>
        <w:jc w:val="center"/>
        <w:rPr>
          <w:i/>
          <w:iCs/>
          <w:color w:val="767171" w:themeColor="background2" w:themeShade="80"/>
        </w:rPr>
      </w:pPr>
      <w:r w:rsidRPr="00D34027">
        <w:rPr>
          <w:i/>
          <w:iCs/>
          <w:color w:val="767171" w:themeColor="background2" w:themeShade="80"/>
        </w:rPr>
        <w:t xml:space="preserve">Table </w:t>
      </w:r>
      <w:r>
        <w:rPr>
          <w:i/>
          <w:iCs/>
          <w:color w:val="767171" w:themeColor="background2" w:themeShade="80"/>
        </w:rPr>
        <w:t>3</w:t>
      </w:r>
      <w:r w:rsidRPr="00D34027">
        <w:rPr>
          <w:i/>
          <w:iCs/>
          <w:color w:val="767171" w:themeColor="background2" w:themeShade="80"/>
        </w:rPr>
        <w:t xml:space="preserve">: </w:t>
      </w:r>
      <w:r>
        <w:rPr>
          <w:i/>
          <w:iCs/>
          <w:color w:val="767171" w:themeColor="background2" w:themeShade="80"/>
        </w:rPr>
        <w:t>Risk of Features</w:t>
      </w:r>
    </w:p>
    <w:tbl>
      <w:tblPr>
        <w:tblStyle w:val="TableGrid2"/>
        <w:tblW w:w="9420" w:type="dxa"/>
        <w:tblLayout w:type="fixed"/>
        <w:tblLook w:val="06A0" w:firstRow="1" w:lastRow="0" w:firstColumn="1" w:lastColumn="0" w:noHBand="1" w:noVBand="1"/>
      </w:tblPr>
      <w:tblGrid>
        <w:gridCol w:w="1550"/>
        <w:gridCol w:w="2080"/>
        <w:gridCol w:w="2670"/>
        <w:gridCol w:w="3120"/>
      </w:tblGrid>
      <w:tr w:rsidR="00390AF0" w:rsidRPr="00DD64AD" w14:paraId="0E2894BD" w14:textId="77777777" w:rsidTr="009F764E">
        <w:trPr>
          <w:trHeight w:val="272"/>
        </w:trPr>
        <w:tc>
          <w:tcPr>
            <w:tcW w:w="1550" w:type="dxa"/>
            <w:shd w:val="clear" w:color="auto" w:fill="B7B7B7"/>
          </w:tcPr>
          <w:p w14:paraId="13B3ED1F" w14:textId="77777777" w:rsidR="00390AF0" w:rsidRPr="004B38A1" w:rsidRDefault="00390AF0" w:rsidP="2C5E8D80">
            <w:pPr>
              <w:spacing w:line="240" w:lineRule="auto"/>
              <w:jc w:val="left"/>
              <w:rPr>
                <w:rFonts w:asciiTheme="minorHAnsi" w:hAnsiTheme="minorHAnsi" w:cstheme="minorBidi"/>
                <w:b/>
                <w:sz w:val="18"/>
                <w:szCs w:val="18"/>
              </w:rPr>
            </w:pPr>
            <w:r w:rsidRPr="004B38A1">
              <w:rPr>
                <w:rFonts w:asciiTheme="minorHAnsi" w:eastAsia="Arial" w:hAnsiTheme="minorHAnsi" w:cstheme="minorBidi"/>
                <w:b/>
                <w:color w:val="000000" w:themeColor="text1"/>
                <w:sz w:val="18"/>
                <w:szCs w:val="18"/>
              </w:rPr>
              <w:t>Feature</w:t>
            </w:r>
          </w:p>
        </w:tc>
        <w:tc>
          <w:tcPr>
            <w:tcW w:w="2080" w:type="dxa"/>
            <w:shd w:val="clear" w:color="auto" w:fill="B7B7B7"/>
          </w:tcPr>
          <w:p w14:paraId="789C6F09" w14:textId="77777777" w:rsidR="00390AF0" w:rsidRPr="004B38A1" w:rsidRDefault="00390AF0" w:rsidP="2C5E8D80">
            <w:pPr>
              <w:spacing w:line="240" w:lineRule="auto"/>
              <w:jc w:val="left"/>
              <w:rPr>
                <w:rFonts w:asciiTheme="minorHAnsi" w:hAnsiTheme="minorHAnsi" w:cstheme="minorBidi"/>
                <w:b/>
                <w:sz w:val="18"/>
                <w:szCs w:val="18"/>
              </w:rPr>
            </w:pPr>
            <w:r w:rsidRPr="004B38A1">
              <w:rPr>
                <w:rFonts w:asciiTheme="minorHAnsi" w:eastAsia="Arial" w:hAnsiTheme="minorHAnsi" w:cstheme="minorBidi"/>
                <w:b/>
                <w:color w:val="000000" w:themeColor="text1"/>
                <w:sz w:val="18"/>
                <w:szCs w:val="18"/>
              </w:rPr>
              <w:t>Description</w:t>
            </w:r>
          </w:p>
        </w:tc>
        <w:tc>
          <w:tcPr>
            <w:tcW w:w="2670" w:type="dxa"/>
            <w:shd w:val="clear" w:color="auto" w:fill="B7B7B7"/>
          </w:tcPr>
          <w:p w14:paraId="245CB5FD" w14:textId="77777777" w:rsidR="00390AF0" w:rsidRPr="004B38A1" w:rsidRDefault="00390AF0" w:rsidP="2C5E8D80">
            <w:pPr>
              <w:spacing w:line="240" w:lineRule="auto"/>
              <w:jc w:val="left"/>
              <w:rPr>
                <w:rFonts w:asciiTheme="minorHAnsi" w:hAnsiTheme="minorHAnsi" w:cstheme="minorBidi"/>
                <w:b/>
                <w:sz w:val="18"/>
                <w:szCs w:val="18"/>
              </w:rPr>
            </w:pPr>
            <w:r w:rsidRPr="004B38A1">
              <w:rPr>
                <w:rFonts w:asciiTheme="minorHAnsi" w:eastAsia="Arial" w:hAnsiTheme="minorHAnsi" w:cstheme="minorBidi"/>
                <w:b/>
                <w:color w:val="000000" w:themeColor="text1"/>
                <w:sz w:val="18"/>
                <w:szCs w:val="18"/>
              </w:rPr>
              <w:t>Risks</w:t>
            </w:r>
          </w:p>
        </w:tc>
        <w:tc>
          <w:tcPr>
            <w:tcW w:w="3120" w:type="dxa"/>
            <w:shd w:val="clear" w:color="auto" w:fill="B7B7B7"/>
          </w:tcPr>
          <w:p w14:paraId="13BE7F5B" w14:textId="77777777" w:rsidR="00390AF0" w:rsidRPr="004B38A1" w:rsidRDefault="00390AF0" w:rsidP="2C5E8D80">
            <w:pPr>
              <w:spacing w:line="240" w:lineRule="auto"/>
              <w:jc w:val="left"/>
              <w:rPr>
                <w:rFonts w:asciiTheme="minorHAnsi" w:hAnsiTheme="minorHAnsi" w:cstheme="minorBidi"/>
                <w:b/>
                <w:sz w:val="18"/>
                <w:szCs w:val="18"/>
              </w:rPr>
            </w:pPr>
            <w:r w:rsidRPr="004B38A1">
              <w:rPr>
                <w:rFonts w:asciiTheme="minorHAnsi" w:eastAsia="Arial" w:hAnsiTheme="minorHAnsi" w:cstheme="minorBidi"/>
                <w:b/>
                <w:color w:val="000000" w:themeColor="text1"/>
                <w:sz w:val="18"/>
                <w:szCs w:val="18"/>
              </w:rPr>
              <w:t>Mitigation</w:t>
            </w:r>
          </w:p>
        </w:tc>
      </w:tr>
      <w:tr w:rsidR="00390AF0" w:rsidRPr="00DD64AD" w14:paraId="2736DBD8" w14:textId="77777777" w:rsidTr="009E66C7">
        <w:trPr>
          <w:trHeight w:val="2448"/>
        </w:trPr>
        <w:tc>
          <w:tcPr>
            <w:tcW w:w="1550" w:type="dxa"/>
          </w:tcPr>
          <w:p w14:paraId="45DEBF7F" w14:textId="77777777" w:rsidR="00390AF0" w:rsidRPr="004B38A1" w:rsidRDefault="00390AF0"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Bidi"/>
                <w:color w:val="000000" w:themeColor="text1"/>
                <w:sz w:val="16"/>
                <w:szCs w:val="16"/>
              </w:rPr>
              <w:t>Database solution</w:t>
            </w:r>
          </w:p>
        </w:tc>
        <w:tc>
          <w:tcPr>
            <w:tcW w:w="2080" w:type="dxa"/>
          </w:tcPr>
          <w:p w14:paraId="0D6544C1" w14:textId="431092BF" w:rsidR="00390AF0" w:rsidRPr="004B38A1" w:rsidRDefault="00390AF0"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Bidi"/>
                <w:color w:val="000000" w:themeColor="text1"/>
                <w:sz w:val="16"/>
                <w:szCs w:val="16"/>
              </w:rPr>
              <w:t xml:space="preserve">Create a database which will connect to the </w:t>
            </w:r>
            <w:r w:rsidR="6061F390" w:rsidRPr="004B38A1">
              <w:rPr>
                <w:rFonts w:asciiTheme="minorHAnsi" w:eastAsia="Arial" w:hAnsiTheme="minorHAnsi" w:cstheme="minorBidi"/>
                <w:color w:val="000000" w:themeColor="text1"/>
                <w:sz w:val="16"/>
                <w:szCs w:val="16"/>
              </w:rPr>
              <w:t>system</w:t>
            </w:r>
            <w:r w:rsidRPr="004B38A1">
              <w:rPr>
                <w:rFonts w:asciiTheme="minorHAnsi" w:eastAsia="Arial" w:hAnsiTheme="minorHAnsi" w:cstheme="minorBidi"/>
                <w:color w:val="000000" w:themeColor="text1"/>
                <w:sz w:val="16"/>
                <w:szCs w:val="16"/>
              </w:rPr>
              <w:t xml:space="preserve">, allowing for the </w:t>
            </w:r>
            <w:r w:rsidR="00DD1124" w:rsidRPr="004B38A1">
              <w:rPr>
                <w:rFonts w:asciiTheme="minorHAnsi" w:eastAsia="Arial" w:hAnsiTheme="minorHAnsi" w:cstheme="minorBidi"/>
                <w:color w:val="000000" w:themeColor="text1"/>
                <w:sz w:val="16"/>
                <w:szCs w:val="16"/>
              </w:rPr>
              <w:t>P</w:t>
            </w:r>
            <w:r w:rsidRPr="004B38A1">
              <w:rPr>
                <w:rFonts w:asciiTheme="minorHAnsi" w:eastAsia="Arial" w:hAnsiTheme="minorHAnsi" w:cstheme="minorBidi"/>
                <w:color w:val="000000" w:themeColor="text1"/>
                <w:sz w:val="16"/>
                <w:szCs w:val="16"/>
              </w:rPr>
              <w:t xml:space="preserve">ICUs to perform calculations on this data and compare it with other </w:t>
            </w:r>
            <w:r w:rsidR="00DD1124" w:rsidRPr="004B38A1">
              <w:rPr>
                <w:rFonts w:asciiTheme="minorHAnsi" w:eastAsia="Arial" w:hAnsiTheme="minorHAnsi" w:cstheme="minorBidi"/>
                <w:color w:val="000000" w:themeColor="text1"/>
                <w:sz w:val="16"/>
                <w:szCs w:val="16"/>
              </w:rPr>
              <w:t>P</w:t>
            </w:r>
            <w:r w:rsidRPr="004B38A1">
              <w:rPr>
                <w:rFonts w:asciiTheme="minorHAnsi" w:eastAsia="Arial" w:hAnsiTheme="minorHAnsi" w:cstheme="minorBidi"/>
                <w:color w:val="000000" w:themeColor="text1"/>
                <w:sz w:val="16"/>
                <w:szCs w:val="16"/>
              </w:rPr>
              <w:t>ICUs involved.</w:t>
            </w:r>
          </w:p>
        </w:tc>
        <w:tc>
          <w:tcPr>
            <w:tcW w:w="2670" w:type="dxa"/>
          </w:tcPr>
          <w:p w14:paraId="010B5CE2" w14:textId="5CE1F263" w:rsidR="00390AF0" w:rsidRPr="004B38A1" w:rsidRDefault="008F4221" w:rsidP="2C5E8D80">
            <w:pPr>
              <w:spacing w:line="240" w:lineRule="auto"/>
              <w:jc w:val="left"/>
              <w:rPr>
                <w:rFonts w:asciiTheme="minorHAnsi" w:hAnsiTheme="minorHAnsi" w:cstheme="minorBidi"/>
                <w:sz w:val="16"/>
                <w:szCs w:val="16"/>
              </w:rPr>
            </w:pPr>
            <w:r w:rsidRPr="004B38A1">
              <w:rPr>
                <w:rFonts w:asciiTheme="minorHAnsi" w:hAnsiTheme="minorHAnsi" w:cstheme="minorBidi"/>
                <w:sz w:val="16"/>
                <w:szCs w:val="16"/>
              </w:rPr>
              <w:t>One aspect that we cannot control is the internet connection the user will have to our system.</w:t>
            </w:r>
          </w:p>
          <w:p w14:paraId="4272E1CB" w14:textId="77777777" w:rsidR="00253D36" w:rsidRPr="004B38A1" w:rsidRDefault="00390AF0" w:rsidP="2C5E8D80">
            <w:pPr>
              <w:spacing w:line="240" w:lineRule="auto"/>
              <w:jc w:val="left"/>
              <w:rPr>
                <w:ins w:id="187" w:author="Adam Logan" w:date="2023-02-15T20:26:00Z"/>
                <w:rFonts w:asciiTheme="minorHAnsi" w:eastAsia="Arial" w:hAnsiTheme="minorHAnsi" w:cstheme="minorBidi"/>
                <w:color w:val="000000" w:themeColor="text1"/>
                <w:sz w:val="16"/>
                <w:szCs w:val="16"/>
              </w:rPr>
            </w:pPr>
            <w:r w:rsidRPr="004B38A1">
              <w:rPr>
                <w:rFonts w:asciiTheme="minorHAnsi" w:eastAsia="Arial" w:hAnsiTheme="minorHAnsi" w:cstheme="minorBidi"/>
                <w:color w:val="000000" w:themeColor="text1"/>
                <w:sz w:val="16"/>
                <w:szCs w:val="16"/>
              </w:rPr>
              <w:t xml:space="preserve">There is the risk of those without the proper access, looking at and editing data in the database. </w:t>
            </w:r>
          </w:p>
          <w:p w14:paraId="2BF7097E" w14:textId="7965A2FC" w:rsidR="00390AF0" w:rsidRPr="004B38A1" w:rsidRDefault="00390AF0" w:rsidP="2C5E8D80">
            <w:pPr>
              <w:spacing w:line="240" w:lineRule="auto"/>
              <w:jc w:val="left"/>
              <w:rPr>
                <w:sz w:val="16"/>
                <w:szCs w:val="16"/>
              </w:rPr>
            </w:pPr>
            <w:r w:rsidRPr="004B38A1">
              <w:rPr>
                <w:rFonts w:asciiTheme="minorHAnsi" w:eastAsia="Arial" w:hAnsiTheme="minorHAnsi" w:cstheme="minorBidi"/>
                <w:color w:val="000000" w:themeColor="text1"/>
                <w:sz w:val="16"/>
                <w:szCs w:val="16"/>
              </w:rPr>
              <w:t xml:space="preserve">There is also the risk </w:t>
            </w:r>
            <w:r w:rsidR="19EA6EC0" w:rsidRPr="004B38A1">
              <w:rPr>
                <w:rFonts w:asciiTheme="minorHAnsi" w:eastAsia="Arial" w:hAnsiTheme="minorHAnsi" w:cstheme="minorBidi"/>
                <w:color w:val="000000" w:themeColor="text1"/>
                <w:sz w:val="16"/>
                <w:szCs w:val="16"/>
              </w:rPr>
              <w:t>o</w:t>
            </w:r>
            <w:r w:rsidRPr="004B38A1">
              <w:rPr>
                <w:rFonts w:asciiTheme="minorHAnsi" w:eastAsia="Arial" w:hAnsiTheme="minorHAnsi" w:cstheme="minorBidi"/>
                <w:color w:val="000000" w:themeColor="text1"/>
                <w:sz w:val="16"/>
                <w:szCs w:val="16"/>
              </w:rPr>
              <w:t xml:space="preserve">f two people </w:t>
            </w:r>
            <w:r w:rsidR="0E1E8830" w:rsidRPr="004B38A1">
              <w:rPr>
                <w:rFonts w:asciiTheme="minorHAnsi" w:eastAsia="Arial" w:hAnsiTheme="minorHAnsi" w:cstheme="minorBidi"/>
                <w:color w:val="000000" w:themeColor="text1"/>
                <w:sz w:val="16"/>
                <w:szCs w:val="16"/>
              </w:rPr>
              <w:t>enter</w:t>
            </w:r>
            <w:r w:rsidR="7C99A09F" w:rsidRPr="004B38A1">
              <w:rPr>
                <w:rFonts w:asciiTheme="minorHAnsi" w:eastAsia="Arial" w:hAnsiTheme="minorHAnsi" w:cstheme="minorBidi"/>
                <w:color w:val="000000" w:themeColor="text1"/>
                <w:sz w:val="16"/>
                <w:szCs w:val="16"/>
              </w:rPr>
              <w:t>ing</w:t>
            </w:r>
            <w:r w:rsidR="00253D36" w:rsidRPr="004B38A1">
              <w:rPr>
                <w:rFonts w:asciiTheme="minorHAnsi" w:eastAsia="Arial" w:hAnsiTheme="minorHAnsi" w:cstheme="minorBidi"/>
                <w:color w:val="000000" w:themeColor="text1"/>
                <w:sz w:val="16"/>
                <w:szCs w:val="16"/>
              </w:rPr>
              <w:t xml:space="preserve"> </w:t>
            </w:r>
            <w:r w:rsidRPr="004B38A1">
              <w:rPr>
                <w:rFonts w:asciiTheme="minorHAnsi" w:eastAsia="Arial" w:hAnsiTheme="minorHAnsi" w:cstheme="minorBidi"/>
                <w:color w:val="000000" w:themeColor="text1"/>
                <w:sz w:val="16"/>
                <w:szCs w:val="16"/>
              </w:rPr>
              <w:t xml:space="preserve">data at the same time which </w:t>
            </w:r>
            <w:r w:rsidR="11E00269" w:rsidRPr="004B38A1">
              <w:rPr>
                <w:color w:val="000000" w:themeColor="text1"/>
                <w:sz w:val="16"/>
                <w:szCs w:val="16"/>
              </w:rPr>
              <w:t xml:space="preserve">can lead to </w:t>
            </w:r>
            <w:r w:rsidR="003A73C7" w:rsidRPr="004B38A1">
              <w:rPr>
                <w:color w:val="000000" w:themeColor="text1"/>
                <w:sz w:val="16"/>
                <w:szCs w:val="16"/>
              </w:rPr>
              <w:t>errors,</w:t>
            </w:r>
            <w:r w:rsidRPr="004B38A1">
              <w:rPr>
                <w:color w:val="000000" w:themeColor="text1"/>
                <w:sz w:val="16"/>
                <w:szCs w:val="16"/>
              </w:rPr>
              <w:t xml:space="preserve"> </w:t>
            </w:r>
            <w:r w:rsidR="11E00269" w:rsidRPr="004B38A1">
              <w:rPr>
                <w:color w:val="000000" w:themeColor="text1"/>
                <w:sz w:val="16"/>
                <w:szCs w:val="16"/>
              </w:rPr>
              <w:t>or no</w:t>
            </w:r>
            <w:r w:rsidRPr="004B38A1">
              <w:rPr>
                <w:color w:val="000000" w:themeColor="text1"/>
                <w:sz w:val="16"/>
                <w:szCs w:val="16"/>
              </w:rPr>
              <w:t xml:space="preserve"> data </w:t>
            </w:r>
            <w:r w:rsidR="11E00269" w:rsidRPr="004B38A1">
              <w:rPr>
                <w:color w:val="000000" w:themeColor="text1"/>
                <w:sz w:val="16"/>
                <w:szCs w:val="16"/>
              </w:rPr>
              <w:t>being</w:t>
            </w:r>
            <w:r w:rsidRPr="004B38A1">
              <w:rPr>
                <w:color w:val="000000" w:themeColor="text1"/>
                <w:sz w:val="16"/>
                <w:szCs w:val="16"/>
              </w:rPr>
              <w:t xml:space="preserve"> entered </w:t>
            </w:r>
            <w:r w:rsidR="11E00269" w:rsidRPr="004B38A1">
              <w:rPr>
                <w:color w:val="000000" w:themeColor="text1"/>
                <w:sz w:val="16"/>
                <w:szCs w:val="16"/>
              </w:rPr>
              <w:t>at all.</w:t>
            </w:r>
          </w:p>
        </w:tc>
        <w:tc>
          <w:tcPr>
            <w:tcW w:w="3120" w:type="dxa"/>
          </w:tcPr>
          <w:p w14:paraId="3F33F3E0" w14:textId="66386A28" w:rsidR="00390AF0" w:rsidRPr="004B38A1" w:rsidRDefault="00390AF0" w:rsidP="2C5E8D80">
            <w:pPr>
              <w:spacing w:line="240" w:lineRule="auto"/>
              <w:jc w:val="left"/>
              <w:rPr>
                <w:rFonts w:asciiTheme="minorHAnsi" w:eastAsia="Arial" w:hAnsiTheme="minorHAnsi" w:cstheme="minorHAnsi"/>
                <w:color w:val="000000" w:themeColor="text1"/>
                <w:sz w:val="16"/>
                <w:szCs w:val="16"/>
              </w:rPr>
            </w:pPr>
            <w:r w:rsidRPr="004B38A1">
              <w:rPr>
                <w:rFonts w:asciiTheme="minorHAnsi" w:eastAsia="Arial" w:hAnsiTheme="minorHAnsi" w:cstheme="minorHAnsi"/>
                <w:color w:val="000000" w:themeColor="text1"/>
                <w:sz w:val="16"/>
                <w:szCs w:val="16"/>
              </w:rPr>
              <w:t xml:space="preserve">We must make it, so the database is only available for those who require it for data entry and review. </w:t>
            </w:r>
            <w:r w:rsidR="00BD5B1D" w:rsidRPr="004B38A1">
              <w:rPr>
                <w:rFonts w:asciiTheme="minorHAnsi" w:eastAsia="Arial" w:hAnsiTheme="minorHAnsi" w:cstheme="minorHAnsi"/>
                <w:color w:val="000000" w:themeColor="text1"/>
                <w:sz w:val="16"/>
                <w:szCs w:val="16"/>
              </w:rPr>
              <w:t xml:space="preserve">This would, perhaps, require a role base access control </w:t>
            </w:r>
            <w:r w:rsidR="20B75DFC" w:rsidRPr="004B38A1">
              <w:rPr>
                <w:rFonts w:asciiTheme="minorHAnsi" w:eastAsia="Arial" w:hAnsiTheme="minorHAnsi" w:cstheme="minorHAnsi"/>
                <w:color w:val="000000" w:themeColor="text1"/>
                <w:sz w:val="16"/>
                <w:szCs w:val="16"/>
              </w:rPr>
              <w:t>(RBAC)</w:t>
            </w:r>
            <w:r w:rsidR="6CCD865E" w:rsidRPr="004B38A1">
              <w:rPr>
                <w:rFonts w:asciiTheme="minorHAnsi" w:eastAsia="Arial" w:hAnsiTheme="minorHAnsi" w:cstheme="minorHAnsi"/>
                <w:color w:val="000000" w:themeColor="text1"/>
                <w:sz w:val="16"/>
                <w:szCs w:val="16"/>
              </w:rPr>
              <w:t xml:space="preserve"> </w:t>
            </w:r>
            <w:r w:rsidR="00BD5B1D" w:rsidRPr="004B38A1">
              <w:rPr>
                <w:rFonts w:asciiTheme="minorHAnsi" w:eastAsia="Arial" w:hAnsiTheme="minorHAnsi" w:cstheme="minorHAnsi"/>
                <w:color w:val="000000" w:themeColor="text1"/>
                <w:sz w:val="16"/>
                <w:szCs w:val="16"/>
              </w:rPr>
              <w:t xml:space="preserve">system to be </w:t>
            </w:r>
            <w:r w:rsidR="003A73C7" w:rsidRPr="004B38A1">
              <w:rPr>
                <w:rFonts w:asciiTheme="minorHAnsi" w:eastAsia="Arial" w:hAnsiTheme="minorHAnsi" w:cstheme="minorHAnsi"/>
                <w:color w:val="000000" w:themeColor="text1"/>
                <w:sz w:val="16"/>
                <w:szCs w:val="16"/>
              </w:rPr>
              <w:t>implemented.</w:t>
            </w:r>
          </w:p>
          <w:p w14:paraId="471FBA32" w14:textId="77777777" w:rsidR="00390AF0" w:rsidRPr="004B38A1" w:rsidRDefault="00390AF0"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HAnsi"/>
                <w:color w:val="000000" w:themeColor="text1"/>
                <w:sz w:val="16"/>
                <w:szCs w:val="16"/>
              </w:rPr>
              <w:t>There must also be a concurrency control system in place to prevent two people committing data at the same time and causing errors. This would lock entry to make changes while someone is in the middle of entering/editing data.</w:t>
            </w:r>
          </w:p>
        </w:tc>
      </w:tr>
      <w:tr w:rsidR="00390AF0" w:rsidRPr="00DD64AD" w14:paraId="5939EEC3" w14:textId="77777777" w:rsidTr="009E66C7">
        <w:trPr>
          <w:trHeight w:val="980"/>
        </w:trPr>
        <w:tc>
          <w:tcPr>
            <w:tcW w:w="1550" w:type="dxa"/>
          </w:tcPr>
          <w:p w14:paraId="7E9CB279" w14:textId="77777777" w:rsidR="00390AF0" w:rsidRPr="004B38A1" w:rsidRDefault="00390AF0"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Bidi"/>
                <w:color w:val="000000" w:themeColor="text1"/>
                <w:sz w:val="16"/>
                <w:szCs w:val="16"/>
              </w:rPr>
              <w:t xml:space="preserve">Simple Visualisation </w:t>
            </w:r>
          </w:p>
        </w:tc>
        <w:tc>
          <w:tcPr>
            <w:tcW w:w="2080" w:type="dxa"/>
          </w:tcPr>
          <w:p w14:paraId="5C77D752" w14:textId="77777777" w:rsidR="00390AF0" w:rsidRPr="004B38A1" w:rsidRDefault="00390AF0"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Bidi"/>
                <w:color w:val="000000" w:themeColor="text1"/>
                <w:sz w:val="16"/>
                <w:szCs w:val="16"/>
              </w:rPr>
              <w:t>Create simple visualisations for the data stored in the database and display them on the website</w:t>
            </w:r>
          </w:p>
        </w:tc>
        <w:tc>
          <w:tcPr>
            <w:tcW w:w="2670" w:type="dxa"/>
          </w:tcPr>
          <w:p w14:paraId="7C8C5F4B" w14:textId="77777777" w:rsidR="00390AF0" w:rsidRPr="004B38A1" w:rsidRDefault="00390AF0"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Bidi"/>
                <w:color w:val="000000" w:themeColor="text1"/>
                <w:sz w:val="16"/>
                <w:szCs w:val="16"/>
              </w:rPr>
              <w:t>The data used in these visualisations must be anonymised to prevent releasing confidential data.</w:t>
            </w:r>
          </w:p>
        </w:tc>
        <w:tc>
          <w:tcPr>
            <w:tcW w:w="3120" w:type="dxa"/>
          </w:tcPr>
          <w:p w14:paraId="3030BFC6" w14:textId="1FF4281C" w:rsidR="00390AF0" w:rsidRPr="004B38A1" w:rsidRDefault="002944FC"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Bidi"/>
                <w:color w:val="000000" w:themeColor="text1"/>
                <w:sz w:val="16"/>
                <w:szCs w:val="16"/>
              </w:rPr>
              <w:t xml:space="preserve">The system will </w:t>
            </w:r>
            <w:r w:rsidR="00842D7F" w:rsidRPr="004B38A1">
              <w:rPr>
                <w:rFonts w:asciiTheme="minorHAnsi" w:eastAsia="Arial" w:hAnsiTheme="minorHAnsi" w:cstheme="minorBidi"/>
                <w:color w:val="000000" w:themeColor="text1"/>
                <w:sz w:val="16"/>
                <w:szCs w:val="16"/>
              </w:rPr>
              <w:t>produce random placeholder values for the names of the other sites each time, this is required</w:t>
            </w:r>
          </w:p>
        </w:tc>
      </w:tr>
      <w:tr w:rsidR="00390AF0" w:rsidRPr="00DD64AD" w14:paraId="5D31844E" w14:textId="77777777" w:rsidTr="009E66C7">
        <w:trPr>
          <w:trHeight w:val="1747"/>
        </w:trPr>
        <w:tc>
          <w:tcPr>
            <w:tcW w:w="1550" w:type="dxa"/>
          </w:tcPr>
          <w:p w14:paraId="1E8994E5" w14:textId="77777777" w:rsidR="00390AF0" w:rsidRPr="004B38A1" w:rsidRDefault="00390AF0"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Bidi"/>
                <w:color w:val="000000" w:themeColor="text1"/>
                <w:sz w:val="16"/>
                <w:szCs w:val="16"/>
              </w:rPr>
              <w:t>User Login Modernisation</w:t>
            </w:r>
          </w:p>
        </w:tc>
        <w:tc>
          <w:tcPr>
            <w:tcW w:w="2080" w:type="dxa"/>
          </w:tcPr>
          <w:p w14:paraId="1F21D7CE" w14:textId="42E1C4F4" w:rsidR="00390AF0" w:rsidRPr="004B38A1" w:rsidRDefault="00390AF0" w:rsidP="2C5E8D80">
            <w:pPr>
              <w:spacing w:line="240" w:lineRule="auto"/>
              <w:jc w:val="left"/>
              <w:rPr>
                <w:rFonts w:asciiTheme="minorHAnsi" w:eastAsia="Arial" w:hAnsiTheme="minorHAnsi" w:cstheme="minorBidi"/>
                <w:color w:val="000000" w:themeColor="text1"/>
                <w:sz w:val="16"/>
                <w:szCs w:val="16"/>
              </w:rPr>
            </w:pPr>
            <w:r w:rsidRPr="004B38A1">
              <w:rPr>
                <w:rFonts w:asciiTheme="minorHAnsi" w:eastAsia="Arial" w:hAnsiTheme="minorHAnsi" w:cstheme="minorBidi"/>
                <w:color w:val="000000" w:themeColor="text1"/>
                <w:sz w:val="16"/>
                <w:szCs w:val="16"/>
              </w:rPr>
              <w:t xml:space="preserve">Update the current login page and system from </w:t>
            </w:r>
            <w:r w:rsidR="1C90FE0C" w:rsidRPr="004B38A1">
              <w:rPr>
                <w:rFonts w:asciiTheme="minorHAnsi" w:eastAsia="Arial" w:hAnsiTheme="minorHAnsi" w:cstheme="minorBidi"/>
                <w:color w:val="000000" w:themeColor="text1"/>
                <w:sz w:val="16"/>
                <w:szCs w:val="16"/>
              </w:rPr>
              <w:t xml:space="preserve">storing passwords as plain text </w:t>
            </w:r>
            <w:r w:rsidRPr="004B38A1">
              <w:rPr>
                <w:rFonts w:asciiTheme="minorHAnsi" w:eastAsia="Arial" w:hAnsiTheme="minorHAnsi" w:cstheme="minorBidi"/>
                <w:color w:val="000000" w:themeColor="text1"/>
                <w:sz w:val="16"/>
                <w:szCs w:val="16"/>
              </w:rPr>
              <w:t>to a version which will include more secure methods, used around the internet e.g., Hashing</w:t>
            </w:r>
            <w:r w:rsidR="00E67014" w:rsidRPr="004B38A1">
              <w:rPr>
                <w:rFonts w:asciiTheme="minorHAnsi" w:eastAsia="Arial" w:hAnsiTheme="minorHAnsi" w:cstheme="minorBidi"/>
                <w:color w:val="000000" w:themeColor="text1"/>
                <w:sz w:val="16"/>
                <w:szCs w:val="16"/>
              </w:rPr>
              <w:t xml:space="preserve"> and SSO</w:t>
            </w:r>
          </w:p>
        </w:tc>
        <w:tc>
          <w:tcPr>
            <w:tcW w:w="2670" w:type="dxa"/>
          </w:tcPr>
          <w:p w14:paraId="7060BFAB" w14:textId="6211896D" w:rsidR="00390AF0" w:rsidRPr="004B38A1" w:rsidRDefault="00390AF0" w:rsidP="2C5E8D80">
            <w:pPr>
              <w:spacing w:line="240" w:lineRule="auto"/>
              <w:jc w:val="left"/>
              <w:rPr>
                <w:rFonts w:asciiTheme="minorHAnsi" w:eastAsia="Arial" w:hAnsiTheme="minorHAnsi" w:cstheme="minorBidi"/>
                <w:color w:val="000000" w:themeColor="text1"/>
                <w:sz w:val="16"/>
                <w:szCs w:val="16"/>
              </w:rPr>
            </w:pPr>
            <w:r w:rsidRPr="004B38A1">
              <w:rPr>
                <w:rFonts w:asciiTheme="minorHAnsi" w:eastAsia="Arial" w:hAnsiTheme="minorHAnsi" w:cstheme="minorBidi"/>
                <w:color w:val="000000" w:themeColor="text1"/>
                <w:sz w:val="16"/>
                <w:szCs w:val="16"/>
              </w:rPr>
              <w:t xml:space="preserve">We must have secure storage for hashed passwords and never store them as plain text. </w:t>
            </w:r>
          </w:p>
          <w:p w14:paraId="4AA5E80D" w14:textId="50A926B9" w:rsidR="00390AF0" w:rsidRPr="004B38A1" w:rsidRDefault="00390AF0"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Bidi"/>
                <w:color w:val="000000" w:themeColor="text1"/>
                <w:sz w:val="16"/>
                <w:szCs w:val="16"/>
              </w:rPr>
              <w:t>There is also the chance that someone forgets their password and cannot login</w:t>
            </w:r>
            <w:ins w:id="188" w:author="Adam Logan" w:date="2023-02-15T20:32:00Z">
              <w:r w:rsidR="003E291C" w:rsidRPr="004B38A1">
                <w:rPr>
                  <w:rFonts w:asciiTheme="minorHAnsi" w:eastAsia="Arial" w:hAnsiTheme="minorHAnsi" w:cstheme="minorBidi"/>
                  <w:color w:val="000000" w:themeColor="text1"/>
                  <w:sz w:val="16"/>
                  <w:szCs w:val="16"/>
                </w:rPr>
                <w:t>.</w:t>
              </w:r>
            </w:ins>
          </w:p>
        </w:tc>
        <w:tc>
          <w:tcPr>
            <w:tcW w:w="3120" w:type="dxa"/>
          </w:tcPr>
          <w:p w14:paraId="59C407F9" w14:textId="71E0CD14" w:rsidR="00390AF0" w:rsidRPr="004B38A1" w:rsidRDefault="00390AF0" w:rsidP="2C5E8D80">
            <w:pPr>
              <w:spacing w:line="240" w:lineRule="auto"/>
              <w:jc w:val="left"/>
              <w:rPr>
                <w:rFonts w:asciiTheme="minorHAnsi" w:eastAsia="Arial" w:hAnsiTheme="minorHAnsi" w:cstheme="minorBidi"/>
                <w:color w:val="000000" w:themeColor="text1"/>
                <w:sz w:val="16"/>
                <w:szCs w:val="16"/>
              </w:rPr>
            </w:pPr>
            <w:r w:rsidRPr="004B38A1">
              <w:rPr>
                <w:rFonts w:asciiTheme="minorHAnsi" w:eastAsia="Arial" w:hAnsiTheme="minorHAnsi" w:cstheme="minorBidi"/>
                <w:color w:val="000000" w:themeColor="text1"/>
                <w:sz w:val="16"/>
                <w:szCs w:val="16"/>
              </w:rPr>
              <w:t xml:space="preserve">We will have a separate database sheet which stores the login data (usernames and hashed passwords) which will be inaccessible to </w:t>
            </w:r>
            <w:r w:rsidR="616243B0" w:rsidRPr="004B38A1">
              <w:rPr>
                <w:rFonts w:asciiTheme="minorHAnsi" w:eastAsia="Arial" w:hAnsiTheme="minorHAnsi" w:cstheme="minorBidi"/>
                <w:color w:val="000000" w:themeColor="text1"/>
                <w:sz w:val="16"/>
                <w:szCs w:val="16"/>
              </w:rPr>
              <w:t>the average user</w:t>
            </w:r>
            <w:r w:rsidRPr="004B38A1">
              <w:rPr>
                <w:rFonts w:asciiTheme="minorHAnsi" w:eastAsia="Arial" w:hAnsiTheme="minorHAnsi" w:cstheme="minorBidi"/>
                <w:color w:val="000000" w:themeColor="text1"/>
                <w:sz w:val="16"/>
                <w:szCs w:val="16"/>
              </w:rPr>
              <w:t>.</w:t>
            </w:r>
          </w:p>
          <w:p w14:paraId="5072BFB6" w14:textId="77777777" w:rsidR="00390AF0" w:rsidRPr="004B38A1" w:rsidRDefault="00390AF0" w:rsidP="2C5E8D80">
            <w:pPr>
              <w:spacing w:line="240" w:lineRule="auto"/>
              <w:jc w:val="left"/>
              <w:rPr>
                <w:rFonts w:asciiTheme="minorHAnsi" w:hAnsiTheme="minorHAnsi" w:cstheme="minorBidi"/>
                <w:sz w:val="16"/>
                <w:szCs w:val="16"/>
              </w:rPr>
            </w:pPr>
            <w:r w:rsidRPr="004B38A1">
              <w:rPr>
                <w:rFonts w:asciiTheme="minorHAnsi" w:eastAsia="Arial" w:hAnsiTheme="minorHAnsi" w:cstheme="minorBidi"/>
                <w:color w:val="000000" w:themeColor="text1"/>
                <w:sz w:val="16"/>
                <w:szCs w:val="16"/>
              </w:rPr>
              <w:t>We will also need to create a way to change passwords through a “Forgot my password” option.</w:t>
            </w:r>
          </w:p>
        </w:tc>
      </w:tr>
    </w:tbl>
    <w:p w14:paraId="7BF7E754" w14:textId="47BEEFCE" w:rsidR="00FB24F5" w:rsidRDefault="10981010" w:rsidP="005136FD">
      <w:pPr>
        <w:sectPr w:rsidR="00FB24F5" w:rsidSect="009E6BA7">
          <w:headerReference w:type="even" r:id="rId19"/>
          <w:headerReference w:type="default" r:id="rId20"/>
          <w:footerReference w:type="even" r:id="rId21"/>
          <w:footerReference w:type="default" r:id="rId22"/>
          <w:headerReference w:type="first" r:id="rId23"/>
          <w:footerReference w:type="first" r:id="rId24"/>
          <w:pgSz w:w="11906" w:h="16838"/>
          <w:pgMar w:top="1498" w:right="1246" w:bottom="1588" w:left="1366" w:header="720" w:footer="720" w:gutter="0"/>
          <w:pgNumType w:start="0"/>
          <w:cols w:space="720"/>
          <w:titlePg/>
          <w:docGrid w:linePitch="258"/>
        </w:sectPr>
      </w:pPr>
      <w:r>
        <w:br w:type="page"/>
      </w:r>
      <w:bookmarkStart w:id="189" w:name="_Toc592679391"/>
      <w:bookmarkStart w:id="190" w:name="_Toc127529395"/>
      <w:bookmarkStart w:id="191" w:name="_Toc127536957"/>
      <w:bookmarkStart w:id="192" w:name="_Toc189715695"/>
      <w:bookmarkStart w:id="193" w:name="_Toc1284163043"/>
    </w:p>
    <w:p w14:paraId="4E21B245" w14:textId="798608FA" w:rsidR="00390AF0" w:rsidRDefault="00390AF0" w:rsidP="008E2D75">
      <w:pPr>
        <w:pStyle w:val="Heading1"/>
        <w:numPr>
          <w:ilvl w:val="0"/>
          <w:numId w:val="0"/>
        </w:numPr>
      </w:pPr>
      <w:bookmarkStart w:id="194" w:name="_Toc128064399"/>
      <w:r>
        <w:lastRenderedPageBreak/>
        <w:t>Appendix</w:t>
      </w:r>
      <w:bookmarkEnd w:id="189"/>
      <w:bookmarkEnd w:id="190"/>
      <w:bookmarkEnd w:id="191"/>
      <w:bookmarkEnd w:id="192"/>
      <w:bookmarkEnd w:id="193"/>
      <w:bookmarkEnd w:id="194"/>
    </w:p>
    <w:p w14:paraId="69DFF05B" w14:textId="77777777" w:rsidR="00390AF0" w:rsidRDefault="00390AF0" w:rsidP="008E2D75">
      <w:pPr>
        <w:pStyle w:val="Heading2"/>
        <w:numPr>
          <w:ilvl w:val="1"/>
          <w:numId w:val="0"/>
        </w:numPr>
      </w:pPr>
      <w:bookmarkStart w:id="195" w:name="_A.1_Additional_Technology"/>
      <w:bookmarkStart w:id="196" w:name="_Toc1573521539"/>
      <w:bookmarkStart w:id="197" w:name="_Toc127529396"/>
      <w:bookmarkStart w:id="198" w:name="_Toc127536958"/>
      <w:bookmarkStart w:id="199" w:name="_Toc933287556"/>
      <w:bookmarkStart w:id="200" w:name="_Toc1089706999"/>
      <w:bookmarkStart w:id="201" w:name="_Toc128064400"/>
      <w:bookmarkEnd w:id="195"/>
      <w:r>
        <w:t xml:space="preserve">A.1 </w:t>
      </w:r>
      <w:r w:rsidRPr="00596CDA">
        <w:t>Additional Technology Choices</w:t>
      </w:r>
      <w:bookmarkEnd w:id="196"/>
      <w:bookmarkEnd w:id="197"/>
      <w:bookmarkEnd w:id="198"/>
      <w:bookmarkEnd w:id="199"/>
      <w:bookmarkEnd w:id="200"/>
      <w:bookmarkEnd w:id="201"/>
    </w:p>
    <w:p w14:paraId="4F14D236" w14:textId="3D90D230" w:rsidR="00390AF0" w:rsidRDefault="00390AF0" w:rsidP="00390AF0">
      <w:pPr>
        <w:rPr>
          <w:color w:val="000000" w:themeColor="text1"/>
        </w:rPr>
      </w:pPr>
      <w:r w:rsidRPr="2C4F9543">
        <w:rPr>
          <w:color w:val="000000" w:themeColor="text1"/>
        </w:rPr>
        <w:t>Below</w:t>
      </w:r>
      <w:r w:rsidR="1ECAC497" w:rsidRPr="45867606">
        <w:rPr>
          <w:color w:val="000000" w:themeColor="text1"/>
        </w:rPr>
        <w:t>,</w:t>
      </w:r>
      <w:r w:rsidRPr="45867606">
        <w:rPr>
          <w:color w:val="000000" w:themeColor="text1"/>
        </w:rPr>
        <w:t xml:space="preserve"> </w:t>
      </w:r>
      <w:r w:rsidR="72E24C9C" w:rsidRPr="45867606">
        <w:rPr>
          <w:color w:val="000000" w:themeColor="text1"/>
        </w:rPr>
        <w:t>are</w:t>
      </w:r>
      <w:r w:rsidRPr="2C4F9543">
        <w:rPr>
          <w:color w:val="000000" w:themeColor="text1"/>
        </w:rPr>
        <w:t xml:space="preserve"> additional technology choices which are not specifically required to achieve the requirements but will assist in achieving these and aid development.</w:t>
      </w:r>
    </w:p>
    <w:p w14:paraId="6CD144D2" w14:textId="77777777" w:rsidR="00390AF0" w:rsidRPr="004C5789" w:rsidRDefault="00390AF0" w:rsidP="008B025B">
      <w:pPr>
        <w:pStyle w:val="Heading3"/>
      </w:pPr>
      <w:bookmarkStart w:id="202" w:name="_A.1.1_TypeScript"/>
      <w:bookmarkStart w:id="203" w:name="_Toc607970282"/>
      <w:bookmarkStart w:id="204" w:name="_Toc127529397"/>
      <w:bookmarkStart w:id="205" w:name="_Toc127536959"/>
      <w:bookmarkStart w:id="206" w:name="_Toc1454638598"/>
      <w:bookmarkStart w:id="207" w:name="_Toc1945945559"/>
      <w:bookmarkStart w:id="208" w:name="_Toc128064401"/>
      <w:bookmarkEnd w:id="202"/>
      <w:r>
        <w:t>A.1.1 TypeScript</w:t>
      </w:r>
      <w:bookmarkEnd w:id="203"/>
      <w:bookmarkEnd w:id="204"/>
      <w:bookmarkEnd w:id="205"/>
      <w:bookmarkEnd w:id="206"/>
      <w:bookmarkEnd w:id="207"/>
      <w:bookmarkEnd w:id="208"/>
    </w:p>
    <w:p w14:paraId="4F00B80E" w14:textId="40CEF03B" w:rsidR="002B4718" w:rsidRPr="002B4718" w:rsidRDefault="002B4718" w:rsidP="002B4718">
      <w:pPr>
        <w:pStyle w:val="Normal1"/>
        <w:spacing w:line="240" w:lineRule="auto"/>
        <w:jc w:val="left"/>
        <w:rPr>
          <w:color w:val="000000" w:themeColor="text1"/>
        </w:rPr>
      </w:pPr>
      <w:r w:rsidRPr="002B4718">
        <w:rPr>
          <w:color w:val="000000" w:themeColor="text1"/>
        </w:rPr>
        <w:t>Due to the members of the team having more experience with statically typed languages, using TypeScript should allow for a lesser learning curve. As TypeScript is a superset of JavaScript all valid JavaScript is also valid TypeScript therefore further reducing the learning curve.</w:t>
      </w:r>
    </w:p>
    <w:p w14:paraId="00710693" w14:textId="3E367FFE" w:rsidR="002B4718" w:rsidRPr="002B4718" w:rsidRDefault="002B4718" w:rsidP="002B4718">
      <w:pPr>
        <w:pStyle w:val="Normal1"/>
        <w:spacing w:line="240" w:lineRule="auto"/>
        <w:jc w:val="left"/>
        <w:rPr>
          <w:color w:val="000000" w:themeColor="text1"/>
        </w:rPr>
      </w:pPr>
      <w:r w:rsidRPr="002B4718">
        <w:rPr>
          <w:color w:val="000000" w:themeColor="text1"/>
        </w:rPr>
        <w:t xml:space="preserve">Typescript allows for more advanced IntelliSense to be used, speeding up development as common mistakes, such as accessing an attribute of an object that does not exist, may occur less often as the IDE will warn the developer as they are typing, rather than at compile time. </w:t>
      </w:r>
    </w:p>
    <w:p w14:paraId="75095E0F" w14:textId="0B15DD6B" w:rsidR="000D247B" w:rsidRDefault="002B4718" w:rsidP="002B4718">
      <w:pPr>
        <w:pStyle w:val="Normal1"/>
        <w:spacing w:line="240" w:lineRule="auto"/>
        <w:jc w:val="left"/>
        <w:rPr>
          <w:color w:val="000000" w:themeColor="text1"/>
        </w:rPr>
      </w:pPr>
      <w:r w:rsidRPr="002B4718">
        <w:rPr>
          <w:color w:val="000000" w:themeColor="text1"/>
        </w:rPr>
        <w:t>As the system will be in place after the development team has left, this allows for better maintainability as people who are not familiar with the system can more easily view the return type of functions, the data types of variables and the methods/attributes of objects.</w:t>
      </w:r>
    </w:p>
    <w:p w14:paraId="0C1C915A" w14:textId="430C9BDA" w:rsidR="00390AF0" w:rsidRDefault="00390AF0" w:rsidP="008B025B">
      <w:pPr>
        <w:pStyle w:val="Heading3"/>
      </w:pPr>
      <w:bookmarkStart w:id="209" w:name="_Toc591143937"/>
      <w:bookmarkStart w:id="210" w:name="_Toc127529398"/>
      <w:bookmarkStart w:id="211" w:name="_Toc127536960"/>
      <w:bookmarkStart w:id="212" w:name="_Toc1239755796"/>
      <w:bookmarkStart w:id="213" w:name="_Toc1674280609"/>
      <w:bookmarkStart w:id="214" w:name="_Toc128064402"/>
      <w:r>
        <w:t xml:space="preserve">A.1.2 </w:t>
      </w:r>
      <w:r w:rsidRPr="004C7854">
        <w:t>OAuth</w:t>
      </w:r>
      <w:bookmarkEnd w:id="209"/>
      <w:bookmarkEnd w:id="210"/>
      <w:bookmarkEnd w:id="211"/>
      <w:bookmarkEnd w:id="212"/>
      <w:bookmarkEnd w:id="213"/>
      <w:bookmarkEnd w:id="214"/>
    </w:p>
    <w:p w14:paraId="79CC0A39" w14:textId="2E3E2136" w:rsidR="00390AF0" w:rsidRPr="007E0773" w:rsidRDefault="00390AF0" w:rsidP="00390AF0">
      <w:pPr>
        <w:rPr>
          <w:color w:val="000000" w:themeColor="text1"/>
        </w:rPr>
      </w:pPr>
      <w:r w:rsidRPr="131EA820">
        <w:rPr>
          <w:color w:val="000000" w:themeColor="text1"/>
        </w:rPr>
        <w:t>As OAuth2 supports SSO this elevates some of the responsibility of security and ‘out-sources’ this to more well-funded and reputable organizations, such as Google, who have more resources dedicated to security. This will also be a benefit to our users as they do not need to remember another password for our system.</w:t>
      </w:r>
    </w:p>
    <w:p w14:paraId="1EE9D5E4" w14:textId="77777777" w:rsidR="00390AF0" w:rsidRDefault="00390AF0" w:rsidP="008B025B">
      <w:pPr>
        <w:pStyle w:val="Heading3"/>
      </w:pPr>
      <w:bookmarkStart w:id="215" w:name="_Toc440916301"/>
      <w:bookmarkStart w:id="216" w:name="_Toc127529399"/>
      <w:bookmarkStart w:id="217" w:name="_Toc127536961"/>
      <w:bookmarkStart w:id="218" w:name="_Toc500989152"/>
      <w:bookmarkStart w:id="219" w:name="_Toc335140988"/>
      <w:bookmarkStart w:id="220" w:name="_Toc128064403"/>
      <w:r>
        <w:t xml:space="preserve">A.1.3 </w:t>
      </w:r>
      <w:r w:rsidRPr="007503AB">
        <w:t>Message Broker</w:t>
      </w:r>
      <w:bookmarkEnd w:id="215"/>
      <w:bookmarkEnd w:id="216"/>
      <w:bookmarkEnd w:id="217"/>
      <w:bookmarkEnd w:id="218"/>
      <w:bookmarkEnd w:id="219"/>
      <w:bookmarkEnd w:id="220"/>
    </w:p>
    <w:p w14:paraId="2D1004E9" w14:textId="6DB79C80" w:rsidR="00CE0340" w:rsidRPr="00CE0340" w:rsidRDefault="00CE0340" w:rsidP="00CE0340">
      <w:pPr>
        <w:pStyle w:val="Normal1"/>
        <w:spacing w:line="240" w:lineRule="auto"/>
        <w:jc w:val="left"/>
        <w:rPr>
          <w:color w:val="000000" w:themeColor="text1"/>
        </w:rPr>
      </w:pPr>
      <w:r w:rsidRPr="00CE0340">
        <w:rPr>
          <w:color w:val="000000" w:themeColor="text1"/>
        </w:rPr>
        <w:t xml:space="preserve">These are a type of software which sits in the middle between a sender and a receiver. There are two main reasons why a message broker may be used, one of which is to translate between messaging protocols, and to allow communication between the sender and receiver, when one is offline. These do not necessarily apply to this system as we only have access to a single server, if this server is offline for a time, both the message broker and the service would be offline at the same time. For the second point, as there are going to be relatively few services, compared to enterprise grade software, a single messaging protocol can be used to communicate with these services. Message brokers are also used to allow for asynchronous calls but as stated in the main body of the report Node.js supports this regardless and negates this benefit. Therefore, within the scope of this project, it may not be useful to incorporate one of these as it may increase the complexity of the system for little gain. </w:t>
      </w:r>
    </w:p>
    <w:p w14:paraId="407DDCB9" w14:textId="17DC985C" w:rsidR="00CE0340" w:rsidRPr="00CE0340" w:rsidRDefault="00CE0340" w:rsidP="00CE0340">
      <w:pPr>
        <w:pStyle w:val="Normal1"/>
        <w:spacing w:line="240" w:lineRule="auto"/>
        <w:jc w:val="left"/>
        <w:rPr>
          <w:color w:val="000000" w:themeColor="text1"/>
        </w:rPr>
      </w:pPr>
      <w:r w:rsidRPr="00CE0340">
        <w:rPr>
          <w:color w:val="000000" w:themeColor="text1"/>
        </w:rPr>
        <w:t xml:space="preserve">A counterpoint to the above is that when designing systems, it is important to consider that it may grow and therefore having a system agnostic of messaging protocols may be beneficial. Message brokers also allow a message queue to be implemented which could be a novel way to handle the issue of concurrent users, although as mentioned within the main body of the report PostgreSQL supports concurrent users with MVCC. </w:t>
      </w:r>
    </w:p>
    <w:p w14:paraId="1B1ADE7B" w14:textId="37897B9A" w:rsidR="2E9DD017" w:rsidRPr="009C1C1C" w:rsidRDefault="00390AF0" w:rsidP="00CE0340">
      <w:pPr>
        <w:pStyle w:val="Normal1"/>
        <w:spacing w:line="240" w:lineRule="auto"/>
        <w:jc w:val="left"/>
        <w:rPr>
          <w:color w:val="000000" w:themeColor="text1"/>
        </w:rPr>
      </w:pPr>
      <w:r w:rsidRPr="00CE0340">
        <w:rPr>
          <w:color w:val="000000" w:themeColor="text1"/>
        </w:rPr>
        <w:t>There are two possible message broker systems, Apache ActiveMQ and RabbitMQ. These are both remarkably similar systems, but Apache ActiveMQ would be the preferred option as it has support for the STOMP protocol and supports more architectural models.</w:t>
      </w:r>
      <w:r w:rsidR="2E9DD017">
        <w:br w:type="page"/>
      </w:r>
    </w:p>
    <w:p w14:paraId="32D3D45D" w14:textId="77777777" w:rsidR="00B01949" w:rsidRDefault="00B01949" w:rsidP="002A29F4">
      <w:pPr>
        <w:pStyle w:val="Heading2"/>
        <w:numPr>
          <w:ilvl w:val="1"/>
          <w:numId w:val="0"/>
        </w:numPr>
        <w:ind w:left="19" w:hanging="10"/>
        <w:sectPr w:rsidR="00B01949" w:rsidSect="008F1DD2">
          <w:footerReference w:type="default" r:id="rId25"/>
          <w:pgSz w:w="11906" w:h="16838"/>
          <w:pgMar w:top="1498" w:right="1246" w:bottom="1588" w:left="1366" w:header="720" w:footer="720" w:gutter="0"/>
          <w:pgNumType w:start="9"/>
          <w:cols w:space="720"/>
          <w:titlePg/>
          <w:docGrid w:linePitch="258"/>
        </w:sectPr>
      </w:pPr>
      <w:bookmarkStart w:id="221" w:name="_Toc1140062553"/>
      <w:bookmarkStart w:id="222" w:name="_Toc127529400"/>
      <w:bookmarkStart w:id="223" w:name="_Toc127536962"/>
      <w:bookmarkStart w:id="224" w:name="_Toc2044557930"/>
      <w:bookmarkStart w:id="225" w:name="_Toc2123358261"/>
    </w:p>
    <w:p w14:paraId="16BB02F1" w14:textId="77777777" w:rsidR="00390AF0" w:rsidRDefault="00390AF0" w:rsidP="002A29F4">
      <w:pPr>
        <w:pStyle w:val="Heading2"/>
        <w:numPr>
          <w:ilvl w:val="1"/>
          <w:numId w:val="0"/>
        </w:numPr>
        <w:ind w:left="19" w:hanging="10"/>
      </w:pPr>
      <w:bookmarkStart w:id="226" w:name="_Toc128064404"/>
      <w:r>
        <w:lastRenderedPageBreak/>
        <w:t>A.2 Monthly Gantt Chart View</w:t>
      </w:r>
      <w:bookmarkEnd w:id="221"/>
      <w:bookmarkEnd w:id="222"/>
      <w:bookmarkEnd w:id="223"/>
      <w:bookmarkEnd w:id="224"/>
      <w:bookmarkEnd w:id="225"/>
      <w:bookmarkEnd w:id="226"/>
    </w:p>
    <w:p w14:paraId="1F6C8C3A" w14:textId="009815E9" w:rsidR="00390AF0" w:rsidRPr="00390AF0" w:rsidRDefault="00390AF0" w:rsidP="008B025B">
      <w:pPr>
        <w:pStyle w:val="Heading3"/>
      </w:pPr>
      <w:bookmarkStart w:id="227" w:name="_Toc750217490"/>
      <w:bookmarkStart w:id="228" w:name="_Toc127529401"/>
      <w:bookmarkStart w:id="229" w:name="_Toc127536963"/>
      <w:bookmarkStart w:id="230" w:name="_Toc1737621442"/>
      <w:bookmarkStart w:id="231" w:name="_Toc403640856"/>
      <w:bookmarkStart w:id="232" w:name="_Toc128064405"/>
      <w:r w:rsidRPr="00390AF0">
        <w:t>A.2.1 Whole Monthly View of Project</w:t>
      </w:r>
      <w:bookmarkEnd w:id="227"/>
      <w:bookmarkEnd w:id="228"/>
      <w:bookmarkEnd w:id="229"/>
      <w:bookmarkEnd w:id="230"/>
      <w:bookmarkEnd w:id="231"/>
      <w:bookmarkEnd w:id="232"/>
    </w:p>
    <w:p w14:paraId="224C5B26" w14:textId="00786846" w:rsidR="00390AF0" w:rsidRDefault="463BEE91" w:rsidP="00390AF0">
      <w:pPr>
        <w:spacing w:after="0" w:line="240" w:lineRule="auto"/>
        <w:ind w:left="0" w:right="0"/>
        <w:jc w:val="left"/>
      </w:pPr>
      <w:r>
        <w:rPr>
          <w:noProof/>
        </w:rPr>
        <w:drawing>
          <wp:inline distT="0" distB="0" distL="0" distR="0" wp14:anchorId="5267E9E6" wp14:editId="4F145BBB">
            <wp:extent cx="9133368" cy="5194604"/>
            <wp:effectExtent l="0" t="0" r="0" b="6350"/>
            <wp:docPr id="155310690" name="Picture 15531069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77917" cy="5219941"/>
                    </a:xfrm>
                    <a:prstGeom prst="rect">
                      <a:avLst/>
                    </a:prstGeom>
                  </pic:spPr>
                </pic:pic>
              </a:graphicData>
            </a:graphic>
          </wp:inline>
        </w:drawing>
      </w:r>
    </w:p>
    <w:p w14:paraId="66517E9E" w14:textId="3EF61757" w:rsidR="00390AF0" w:rsidRDefault="00390AF0" w:rsidP="008B025B">
      <w:pPr>
        <w:pStyle w:val="Heading3"/>
        <w:rPr>
          <w:rFonts w:eastAsia="Times New Roman"/>
        </w:rPr>
      </w:pPr>
      <w:bookmarkStart w:id="233" w:name="_A.2.2_Weekly_View"/>
      <w:bookmarkStart w:id="234" w:name="_Toc1415183239"/>
      <w:bookmarkStart w:id="235" w:name="_Toc127529402"/>
      <w:bookmarkStart w:id="236" w:name="_Toc127536964"/>
      <w:bookmarkStart w:id="237" w:name="_Toc2110547055"/>
      <w:bookmarkStart w:id="238" w:name="_Toc1790810338"/>
      <w:bookmarkStart w:id="239" w:name="_Toc128064406"/>
      <w:bookmarkEnd w:id="233"/>
      <w:r>
        <w:lastRenderedPageBreak/>
        <w:t xml:space="preserve">A.2.2 </w:t>
      </w:r>
      <w:r w:rsidR="009D5AA9">
        <w:t>Weekly</w:t>
      </w:r>
      <w:r>
        <w:t xml:space="preserve"> View of </w:t>
      </w:r>
      <w:bookmarkEnd w:id="234"/>
      <w:bookmarkEnd w:id="235"/>
      <w:bookmarkEnd w:id="236"/>
      <w:bookmarkEnd w:id="237"/>
      <w:bookmarkEnd w:id="238"/>
      <w:r w:rsidR="00E67946">
        <w:t>CSC3068</w:t>
      </w:r>
      <w:bookmarkEnd w:id="239"/>
    </w:p>
    <w:p w14:paraId="5F736DFB" w14:textId="22583ABD" w:rsidR="00390AF0" w:rsidRDefault="00D17540" w:rsidP="00390AF0">
      <w:pPr>
        <w:spacing w:after="0" w:line="240" w:lineRule="auto"/>
        <w:ind w:left="0" w:right="0"/>
        <w:jc w:val="left"/>
      </w:pPr>
      <w:r>
        <w:rPr>
          <w:noProof/>
        </w:rPr>
        <w:drawing>
          <wp:inline distT="0" distB="0" distL="0" distR="0" wp14:anchorId="12A48AE0" wp14:editId="5E1AB6FA">
            <wp:extent cx="8931349" cy="3007965"/>
            <wp:effectExtent l="0" t="0" r="3175" b="254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rotWithShape="1">
                    <a:blip r:embed="rId27" cstate="print">
                      <a:extLst>
                        <a:ext uri="{28A0092B-C50C-407E-A947-70E740481C1C}">
                          <a14:useLocalDpi xmlns:a14="http://schemas.microsoft.com/office/drawing/2010/main" val="0"/>
                        </a:ext>
                      </a:extLst>
                    </a:blip>
                    <a:srcRect b="50275"/>
                    <a:stretch/>
                  </pic:blipFill>
                  <pic:spPr bwMode="auto">
                    <a:xfrm>
                      <a:off x="0" y="0"/>
                      <a:ext cx="8946846" cy="3013184"/>
                    </a:xfrm>
                    <a:prstGeom prst="rect">
                      <a:avLst/>
                    </a:prstGeom>
                    <a:ln>
                      <a:noFill/>
                    </a:ln>
                    <a:extLst>
                      <a:ext uri="{53640926-AAD7-44D8-BBD7-CCE9431645EC}">
                        <a14:shadowObscured xmlns:a14="http://schemas.microsoft.com/office/drawing/2010/main"/>
                      </a:ext>
                    </a:extLst>
                  </pic:spPr>
                </pic:pic>
              </a:graphicData>
            </a:graphic>
          </wp:inline>
        </w:drawing>
      </w:r>
    </w:p>
    <w:p w14:paraId="6A4F1650" w14:textId="0AE73A3B" w:rsidR="00390AF0" w:rsidRDefault="00390AF0" w:rsidP="008B025B">
      <w:pPr>
        <w:pStyle w:val="Heading3"/>
        <w:rPr>
          <w:rFonts w:eastAsia="Times New Roman"/>
        </w:rPr>
      </w:pPr>
      <w:bookmarkStart w:id="240" w:name="_A.2.3_Weekly_View"/>
      <w:bookmarkStart w:id="241" w:name="_Toc1814603873"/>
      <w:bookmarkStart w:id="242" w:name="_Toc127529403"/>
      <w:bookmarkStart w:id="243" w:name="_Toc127536965"/>
      <w:bookmarkStart w:id="244" w:name="_Toc756346903"/>
      <w:bookmarkStart w:id="245" w:name="_Toc1547418176"/>
      <w:bookmarkStart w:id="246" w:name="_Toc128064407"/>
      <w:bookmarkEnd w:id="240"/>
      <w:r>
        <w:t xml:space="preserve">A.2.3 </w:t>
      </w:r>
      <w:r w:rsidR="009D5AA9">
        <w:t>Weekly</w:t>
      </w:r>
      <w:r>
        <w:t xml:space="preserve"> View of </w:t>
      </w:r>
      <w:bookmarkEnd w:id="241"/>
      <w:bookmarkEnd w:id="242"/>
      <w:bookmarkEnd w:id="243"/>
      <w:bookmarkEnd w:id="244"/>
      <w:bookmarkEnd w:id="245"/>
      <w:r w:rsidR="00E67946">
        <w:t>CSC3069</w:t>
      </w:r>
      <w:bookmarkEnd w:id="246"/>
    </w:p>
    <w:p w14:paraId="6E514E66" w14:textId="24D1705F" w:rsidR="00390AF0" w:rsidRPr="007503AB" w:rsidRDefault="00D17540" w:rsidP="00D17540">
      <w:pPr>
        <w:spacing w:after="0" w:line="240" w:lineRule="auto"/>
        <w:ind w:left="0" w:right="0"/>
        <w:jc w:val="left"/>
      </w:pPr>
      <w:r>
        <w:rPr>
          <w:noProof/>
        </w:rPr>
        <w:drawing>
          <wp:inline distT="0" distB="0" distL="0" distR="0" wp14:anchorId="4842F848" wp14:editId="443087A8">
            <wp:extent cx="8922095" cy="2498578"/>
            <wp:effectExtent l="0" t="0" r="0" b="0"/>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rotWithShape="1">
                    <a:blip r:embed="rId28" cstate="print">
                      <a:extLst>
                        <a:ext uri="{28A0092B-C50C-407E-A947-70E740481C1C}">
                          <a14:useLocalDpi xmlns:a14="http://schemas.microsoft.com/office/drawing/2010/main" val="0"/>
                        </a:ext>
                      </a:extLst>
                    </a:blip>
                    <a:srcRect b="38695"/>
                    <a:stretch/>
                  </pic:blipFill>
                  <pic:spPr bwMode="auto">
                    <a:xfrm>
                      <a:off x="0" y="0"/>
                      <a:ext cx="8984047" cy="2515927"/>
                    </a:xfrm>
                    <a:prstGeom prst="rect">
                      <a:avLst/>
                    </a:prstGeom>
                    <a:ln>
                      <a:noFill/>
                    </a:ln>
                    <a:extLst>
                      <a:ext uri="{53640926-AAD7-44D8-BBD7-CCE9431645EC}">
                        <a14:shadowObscured xmlns:a14="http://schemas.microsoft.com/office/drawing/2010/main"/>
                      </a:ext>
                    </a:extLst>
                  </pic:spPr>
                </pic:pic>
              </a:graphicData>
            </a:graphic>
          </wp:inline>
        </w:drawing>
      </w:r>
    </w:p>
    <w:p w14:paraId="57FD5643" w14:textId="58DD8950" w:rsidR="00D17540" w:rsidRDefault="00D17540" w:rsidP="00D17540">
      <w:pPr>
        <w:sectPr w:rsidR="00D17540" w:rsidSect="009F764E">
          <w:headerReference w:type="default" r:id="rId29"/>
          <w:pgSz w:w="16838" w:h="11906" w:orient="landscape"/>
          <w:pgMar w:top="1366" w:right="1498" w:bottom="1246" w:left="1588" w:header="720" w:footer="720" w:gutter="0"/>
          <w:pgNumType w:start="9"/>
          <w:cols w:space="720"/>
          <w:docGrid w:linePitch="258"/>
        </w:sectPr>
      </w:pPr>
      <w:bookmarkStart w:id="247" w:name="_Toc127529404"/>
      <w:bookmarkStart w:id="248" w:name="_Toc127536966"/>
      <w:bookmarkStart w:id="249" w:name="_Toc1033571186"/>
      <w:bookmarkStart w:id="250" w:name="_Toc1221951607"/>
    </w:p>
    <w:p w14:paraId="3BF3E9B2" w14:textId="0A63BC7F" w:rsidR="17BCB297" w:rsidRDefault="17BCB297" w:rsidP="499312BD">
      <w:pPr>
        <w:pStyle w:val="Heading2"/>
        <w:numPr>
          <w:ilvl w:val="1"/>
          <w:numId w:val="0"/>
        </w:numPr>
        <w:rPr>
          <w:rFonts w:eastAsia="Times New Roman"/>
        </w:rPr>
      </w:pPr>
      <w:bookmarkStart w:id="251" w:name="_A.3_Critical_Path"/>
      <w:bookmarkStart w:id="252" w:name="_Toc128064408"/>
      <w:bookmarkEnd w:id="251"/>
      <w:r>
        <w:lastRenderedPageBreak/>
        <w:t>A.3</w:t>
      </w:r>
      <w:r w:rsidR="542DB7F6">
        <w:t xml:space="preserve"> Critical Path Analysis</w:t>
      </w:r>
      <w:bookmarkEnd w:id="247"/>
      <w:bookmarkEnd w:id="248"/>
      <w:bookmarkEnd w:id="249"/>
      <w:bookmarkEnd w:id="250"/>
      <w:bookmarkEnd w:id="252"/>
    </w:p>
    <w:p w14:paraId="03EBE97C" w14:textId="2C73FD29" w:rsidR="598DC66D" w:rsidRDefault="598DC66D" w:rsidP="499312BD">
      <w:r>
        <w:rPr>
          <w:noProof/>
        </w:rPr>
        <w:drawing>
          <wp:inline distT="0" distB="0" distL="0" distR="0" wp14:anchorId="31785053" wp14:editId="6D4F4854">
            <wp:extent cx="6360854" cy="2054027"/>
            <wp:effectExtent l="0" t="0" r="0" b="0"/>
            <wp:docPr id="1110320775" name="Picture 111032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32077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60854" cy="2054027"/>
                    </a:xfrm>
                    <a:prstGeom prst="rect">
                      <a:avLst/>
                    </a:prstGeom>
                  </pic:spPr>
                </pic:pic>
              </a:graphicData>
            </a:graphic>
          </wp:inline>
        </w:drawing>
      </w:r>
    </w:p>
    <w:p w14:paraId="5121C6C6" w14:textId="6AD43928" w:rsidR="7A9EDDDA" w:rsidRDefault="005F44B7" w:rsidP="001A3C3E">
      <w:pPr>
        <w:pStyle w:val="Heading2"/>
        <w:numPr>
          <w:ilvl w:val="0"/>
          <w:numId w:val="0"/>
        </w:numPr>
        <w:ind w:left="19" w:hanging="10"/>
      </w:pPr>
      <w:bookmarkStart w:id="253" w:name="_Toc127529405"/>
      <w:bookmarkStart w:id="254" w:name="_Toc127536967"/>
      <w:bookmarkStart w:id="255" w:name="_Toc830620204"/>
      <w:bookmarkStart w:id="256" w:name="_Toc471786600"/>
      <w:bookmarkStart w:id="257" w:name="_Toc128064409"/>
      <w:r>
        <w:t>A.4</w:t>
      </w:r>
      <w:r w:rsidR="00CC43FF">
        <w:t xml:space="preserve"> User Stories</w:t>
      </w:r>
      <w:bookmarkEnd w:id="253"/>
      <w:bookmarkEnd w:id="254"/>
      <w:bookmarkEnd w:id="255"/>
      <w:bookmarkEnd w:id="256"/>
      <w:bookmarkEnd w:id="257"/>
    </w:p>
    <w:p w14:paraId="6922DA6F" w14:textId="74D3C558" w:rsidR="00CC43FF" w:rsidRDefault="00CC43FF" w:rsidP="00CC43FF">
      <w:pPr>
        <w:pStyle w:val="Heading3"/>
      </w:pPr>
      <w:bookmarkStart w:id="258" w:name="_A.4.1_Caroline_Johnson"/>
      <w:bookmarkStart w:id="259" w:name="_Toc127529406"/>
      <w:bookmarkStart w:id="260" w:name="_Toc127536968"/>
      <w:bookmarkStart w:id="261" w:name="_Toc681316734"/>
      <w:bookmarkStart w:id="262" w:name="_Toc798576471"/>
      <w:bookmarkStart w:id="263" w:name="_Toc128064410"/>
      <w:bookmarkEnd w:id="258"/>
      <w:r>
        <w:t>A.4.1 Caroline Johnson</w:t>
      </w:r>
      <w:bookmarkEnd w:id="259"/>
      <w:bookmarkEnd w:id="260"/>
      <w:bookmarkEnd w:id="261"/>
      <w:bookmarkEnd w:id="262"/>
      <w:bookmarkEnd w:id="263"/>
    </w:p>
    <w:p w14:paraId="13DFCD13" w14:textId="2EA31390" w:rsidR="00CC43FF" w:rsidRDefault="00307320" w:rsidP="00CC43FF">
      <w:r>
        <w:rPr>
          <w:noProof/>
        </w:rPr>
        <w:drawing>
          <wp:inline distT="0" distB="0" distL="0" distR="0" wp14:anchorId="6E128EBC" wp14:editId="06B274BD">
            <wp:extent cx="5901690" cy="3582035"/>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01690" cy="3582035"/>
                    </a:xfrm>
                    <a:prstGeom prst="rect">
                      <a:avLst/>
                    </a:prstGeom>
                    <a:noFill/>
                    <a:ln>
                      <a:noFill/>
                    </a:ln>
                  </pic:spPr>
                </pic:pic>
              </a:graphicData>
            </a:graphic>
          </wp:inline>
        </w:drawing>
      </w:r>
    </w:p>
    <w:p w14:paraId="3E19C34C" w14:textId="0159EF8E" w:rsidR="0095524A" w:rsidRDefault="0095524A" w:rsidP="0095524A">
      <w:pPr>
        <w:pStyle w:val="Heading3"/>
      </w:pPr>
      <w:bookmarkStart w:id="264" w:name="_A.4.2_Susan_Doherty"/>
      <w:bookmarkStart w:id="265" w:name="_Toc127529407"/>
      <w:bookmarkStart w:id="266" w:name="_Toc127536969"/>
      <w:bookmarkStart w:id="267" w:name="_Toc1741565063"/>
      <w:bookmarkStart w:id="268" w:name="_Toc1203337728"/>
      <w:bookmarkStart w:id="269" w:name="_Toc128064411"/>
      <w:bookmarkEnd w:id="264"/>
      <w:r>
        <w:lastRenderedPageBreak/>
        <w:t>A.4.2</w:t>
      </w:r>
      <w:r w:rsidR="00942065">
        <w:t xml:space="preserve"> </w:t>
      </w:r>
      <w:r w:rsidR="00722AD9">
        <w:t>Susan Doherty</w:t>
      </w:r>
      <w:bookmarkEnd w:id="265"/>
      <w:bookmarkEnd w:id="266"/>
      <w:bookmarkEnd w:id="267"/>
      <w:bookmarkEnd w:id="268"/>
      <w:bookmarkEnd w:id="269"/>
    </w:p>
    <w:p w14:paraId="55AB7321" w14:textId="3D34EFF1" w:rsidR="0095524A" w:rsidRDefault="00CC08CF" w:rsidP="0095524A">
      <w:r>
        <w:rPr>
          <w:noProof/>
        </w:rPr>
        <w:drawing>
          <wp:inline distT="0" distB="0" distL="0" distR="0" wp14:anchorId="0C408C91" wp14:editId="321B8710">
            <wp:extent cx="5901690" cy="358203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01690" cy="3582035"/>
                    </a:xfrm>
                    <a:prstGeom prst="rect">
                      <a:avLst/>
                    </a:prstGeom>
                    <a:noFill/>
                    <a:ln>
                      <a:noFill/>
                    </a:ln>
                  </pic:spPr>
                </pic:pic>
              </a:graphicData>
            </a:graphic>
          </wp:inline>
        </w:drawing>
      </w:r>
    </w:p>
    <w:p w14:paraId="4572DBD2" w14:textId="28746140" w:rsidR="00B861D0" w:rsidRDefault="00B861D0" w:rsidP="00B861D0">
      <w:pPr>
        <w:pStyle w:val="Heading3"/>
      </w:pPr>
      <w:bookmarkStart w:id="270" w:name="_A.4.3_Keith_Donaldson"/>
      <w:bookmarkStart w:id="271" w:name="_Toc127529408"/>
      <w:bookmarkStart w:id="272" w:name="_Toc127536970"/>
      <w:bookmarkStart w:id="273" w:name="_Toc1762338647"/>
      <w:bookmarkStart w:id="274" w:name="_Toc1535121911"/>
      <w:bookmarkStart w:id="275" w:name="_Toc128064412"/>
      <w:bookmarkEnd w:id="270"/>
      <w:r>
        <w:t>A.</w:t>
      </w:r>
      <w:r w:rsidR="00C822C8">
        <w:t>4.3</w:t>
      </w:r>
      <w:r w:rsidR="00772C79">
        <w:t xml:space="preserve"> Ke</w:t>
      </w:r>
      <w:r w:rsidR="00941F0F">
        <w:t>ith Donaldson</w:t>
      </w:r>
      <w:bookmarkEnd w:id="271"/>
      <w:bookmarkEnd w:id="272"/>
      <w:bookmarkEnd w:id="273"/>
      <w:bookmarkEnd w:id="274"/>
      <w:bookmarkEnd w:id="275"/>
    </w:p>
    <w:p w14:paraId="32D5E2A0" w14:textId="2C52F840" w:rsidR="00F7765F" w:rsidRDefault="00772C79" w:rsidP="002E6711">
      <w:r>
        <w:rPr>
          <w:noProof/>
        </w:rPr>
        <w:drawing>
          <wp:inline distT="0" distB="0" distL="0" distR="0" wp14:anchorId="4BBB4EFA" wp14:editId="504A103F">
            <wp:extent cx="5901688" cy="358203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901688" cy="3582035"/>
                    </a:xfrm>
                    <a:prstGeom prst="rect">
                      <a:avLst/>
                    </a:prstGeom>
                  </pic:spPr>
                </pic:pic>
              </a:graphicData>
            </a:graphic>
          </wp:inline>
        </w:drawing>
      </w:r>
    </w:p>
    <w:p w14:paraId="5D3233AF" w14:textId="631B40E0" w:rsidR="3699D234" w:rsidRDefault="3699D234">
      <w:r>
        <w:br w:type="page"/>
      </w:r>
    </w:p>
    <w:p w14:paraId="162C0DDC" w14:textId="3C24C2BF" w:rsidR="00357325" w:rsidRDefault="007035C7" w:rsidP="69BF5E8A">
      <w:pPr>
        <w:pStyle w:val="Heading2"/>
        <w:numPr>
          <w:ilvl w:val="1"/>
          <w:numId w:val="0"/>
        </w:numPr>
      </w:pPr>
      <w:bookmarkStart w:id="276" w:name="_A.5_Draft_Requirements"/>
      <w:bookmarkStart w:id="277" w:name="_Toc128064413"/>
      <w:bookmarkStart w:id="278" w:name="_Toc127529409"/>
      <w:bookmarkStart w:id="279" w:name="_Toc127536971"/>
      <w:bookmarkStart w:id="280" w:name="_Toc1306841358"/>
      <w:bookmarkEnd w:id="276"/>
      <w:r>
        <w:lastRenderedPageBreak/>
        <w:t>A.</w:t>
      </w:r>
      <w:r w:rsidR="005F44B7">
        <w:t>5</w:t>
      </w:r>
      <w:r>
        <w:t xml:space="preserve"> </w:t>
      </w:r>
      <w:r w:rsidR="6CC2949D">
        <w:t>Draft Requirements</w:t>
      </w:r>
      <w:bookmarkEnd w:id="277"/>
    </w:p>
    <w:p w14:paraId="4E12F33C" w14:textId="7BA419E0" w:rsidR="379E88C1" w:rsidRDefault="379E88C1">
      <w:r>
        <w:t xml:space="preserve">These are a set of draft requirements which </w:t>
      </w:r>
      <w:r w:rsidR="74A4895D">
        <w:t>are to provide more context</w:t>
      </w:r>
      <w:r w:rsidR="47972473">
        <w:t xml:space="preserve"> to the key requirements, that are stated within the main body of the report</w:t>
      </w:r>
      <w:r w:rsidR="000515FA">
        <w:t>.</w:t>
      </w:r>
    </w:p>
    <w:tbl>
      <w:tblPr>
        <w:tblStyle w:val="TableGrid"/>
        <w:tblW w:w="9894" w:type="dxa"/>
        <w:tblInd w:w="-437" w:type="dxa"/>
        <w:tblCellMar>
          <w:top w:w="42" w:type="dxa"/>
          <w:left w:w="28" w:type="dxa"/>
          <w:bottom w:w="20" w:type="dxa"/>
          <w:right w:w="21" w:type="dxa"/>
        </w:tblCellMar>
        <w:tblLook w:val="04A0" w:firstRow="1" w:lastRow="0" w:firstColumn="1" w:lastColumn="0" w:noHBand="0" w:noVBand="1"/>
      </w:tblPr>
      <w:tblGrid>
        <w:gridCol w:w="1134"/>
        <w:gridCol w:w="1142"/>
        <w:gridCol w:w="851"/>
        <w:gridCol w:w="1065"/>
        <w:gridCol w:w="2116"/>
        <w:gridCol w:w="1216"/>
        <w:gridCol w:w="2370"/>
      </w:tblGrid>
      <w:tr w:rsidR="000B5A8A" w14:paraId="67AEC533" w14:textId="77777777" w:rsidTr="000B5A8A">
        <w:trPr>
          <w:trHeight w:val="296"/>
        </w:trPr>
        <w:tc>
          <w:tcPr>
            <w:tcW w:w="867" w:type="dxa"/>
            <w:tcBorders>
              <w:top w:val="single" w:sz="3" w:space="0" w:color="000000"/>
              <w:left w:val="single" w:sz="3" w:space="0" w:color="000000"/>
              <w:bottom w:val="single" w:sz="3" w:space="0" w:color="000000"/>
              <w:right w:val="single" w:sz="3" w:space="0" w:color="000000"/>
            </w:tcBorders>
            <w:shd w:val="clear" w:color="auto" w:fill="B7B7B7"/>
          </w:tcPr>
          <w:p w14:paraId="167E05CA" w14:textId="77777777" w:rsidR="000B5A8A" w:rsidRPr="000B5A8A" w:rsidRDefault="000B5A8A" w:rsidP="000B5A8A">
            <w:pPr>
              <w:spacing w:after="0"/>
              <w:ind w:left="1"/>
              <w:rPr>
                <w:sz w:val="18"/>
                <w:szCs w:val="18"/>
              </w:rPr>
            </w:pPr>
            <w:r w:rsidRPr="000B5A8A">
              <w:rPr>
                <w:b/>
                <w:sz w:val="18"/>
                <w:szCs w:val="18"/>
              </w:rPr>
              <w:t xml:space="preserve">Requirement </w:t>
            </w:r>
          </w:p>
          <w:p w14:paraId="7BB0C330" w14:textId="77777777" w:rsidR="000B5A8A" w:rsidRPr="000B5A8A" w:rsidRDefault="000B5A8A" w:rsidP="000B5A8A">
            <w:pPr>
              <w:spacing w:after="0"/>
              <w:ind w:left="1"/>
              <w:rPr>
                <w:sz w:val="18"/>
                <w:szCs w:val="18"/>
              </w:rPr>
            </w:pPr>
            <w:r w:rsidRPr="000B5A8A">
              <w:rPr>
                <w:b/>
                <w:sz w:val="18"/>
                <w:szCs w:val="18"/>
              </w:rPr>
              <w:t>Number</w:t>
            </w:r>
          </w:p>
        </w:tc>
        <w:tc>
          <w:tcPr>
            <w:tcW w:w="1136" w:type="dxa"/>
            <w:tcBorders>
              <w:top w:val="single" w:sz="3" w:space="0" w:color="000000"/>
              <w:left w:val="single" w:sz="3" w:space="0" w:color="000000"/>
              <w:bottom w:val="single" w:sz="3" w:space="0" w:color="000000"/>
              <w:right w:val="single" w:sz="3" w:space="0" w:color="000000"/>
            </w:tcBorders>
            <w:shd w:val="clear" w:color="auto" w:fill="B7B7B7"/>
            <w:vAlign w:val="bottom"/>
          </w:tcPr>
          <w:p w14:paraId="473CFA1B" w14:textId="77777777" w:rsidR="000B5A8A" w:rsidRPr="000B5A8A" w:rsidRDefault="000B5A8A" w:rsidP="000B5A8A">
            <w:pPr>
              <w:spacing w:after="0"/>
              <w:rPr>
                <w:sz w:val="18"/>
                <w:szCs w:val="18"/>
              </w:rPr>
            </w:pPr>
            <w:r w:rsidRPr="000B5A8A">
              <w:rPr>
                <w:b/>
                <w:sz w:val="18"/>
                <w:szCs w:val="18"/>
              </w:rPr>
              <w:t>Requirement Type</w:t>
            </w:r>
          </w:p>
        </w:tc>
        <w:tc>
          <w:tcPr>
            <w:tcW w:w="882" w:type="dxa"/>
            <w:tcBorders>
              <w:top w:val="single" w:sz="3" w:space="0" w:color="000000"/>
              <w:left w:val="single" w:sz="3" w:space="0" w:color="000000"/>
              <w:bottom w:val="single" w:sz="3" w:space="0" w:color="000000"/>
              <w:right w:val="single" w:sz="3" w:space="0" w:color="000000"/>
            </w:tcBorders>
            <w:shd w:val="clear" w:color="auto" w:fill="B7B7B7"/>
            <w:vAlign w:val="bottom"/>
          </w:tcPr>
          <w:p w14:paraId="0953A66B" w14:textId="77777777" w:rsidR="000B5A8A" w:rsidRPr="000B5A8A" w:rsidRDefault="000B5A8A" w:rsidP="000B5A8A">
            <w:pPr>
              <w:spacing w:after="0"/>
              <w:rPr>
                <w:sz w:val="18"/>
                <w:szCs w:val="18"/>
              </w:rPr>
            </w:pPr>
            <w:r w:rsidRPr="000B5A8A">
              <w:rPr>
                <w:b/>
                <w:sz w:val="18"/>
                <w:szCs w:val="18"/>
              </w:rPr>
              <w:t>System</w:t>
            </w:r>
          </w:p>
        </w:tc>
        <w:tc>
          <w:tcPr>
            <w:tcW w:w="1081" w:type="dxa"/>
            <w:tcBorders>
              <w:top w:val="single" w:sz="3" w:space="0" w:color="000000"/>
              <w:left w:val="single" w:sz="3" w:space="0" w:color="000000"/>
              <w:bottom w:val="single" w:sz="3" w:space="0" w:color="000000"/>
              <w:right w:val="single" w:sz="3" w:space="0" w:color="000000"/>
            </w:tcBorders>
            <w:shd w:val="clear" w:color="auto" w:fill="B7B7B7"/>
            <w:vAlign w:val="bottom"/>
          </w:tcPr>
          <w:p w14:paraId="69240AB8" w14:textId="77777777" w:rsidR="000B5A8A" w:rsidRPr="000B5A8A" w:rsidRDefault="000B5A8A" w:rsidP="000B5A8A">
            <w:pPr>
              <w:spacing w:after="0"/>
              <w:rPr>
                <w:sz w:val="18"/>
                <w:szCs w:val="18"/>
              </w:rPr>
            </w:pPr>
            <w:r w:rsidRPr="000B5A8A">
              <w:rPr>
                <w:b/>
                <w:sz w:val="18"/>
                <w:szCs w:val="18"/>
              </w:rPr>
              <w:t>Category</w:t>
            </w:r>
          </w:p>
        </w:tc>
        <w:tc>
          <w:tcPr>
            <w:tcW w:w="2328" w:type="dxa"/>
            <w:tcBorders>
              <w:top w:val="single" w:sz="3" w:space="0" w:color="000000"/>
              <w:left w:val="single" w:sz="3" w:space="0" w:color="000000"/>
              <w:bottom w:val="single" w:sz="3" w:space="0" w:color="000000"/>
              <w:right w:val="single" w:sz="3" w:space="0" w:color="000000"/>
            </w:tcBorders>
            <w:shd w:val="clear" w:color="auto" w:fill="B7B7B7"/>
            <w:vAlign w:val="bottom"/>
          </w:tcPr>
          <w:p w14:paraId="26BC295C" w14:textId="77777777" w:rsidR="000B5A8A" w:rsidRPr="000B5A8A" w:rsidRDefault="000B5A8A" w:rsidP="000B5A8A">
            <w:pPr>
              <w:spacing w:after="0"/>
              <w:rPr>
                <w:sz w:val="18"/>
                <w:szCs w:val="18"/>
              </w:rPr>
            </w:pPr>
            <w:r w:rsidRPr="000B5A8A">
              <w:rPr>
                <w:b/>
                <w:sz w:val="18"/>
                <w:szCs w:val="18"/>
              </w:rPr>
              <w:t>Description</w:t>
            </w:r>
          </w:p>
        </w:tc>
        <w:tc>
          <w:tcPr>
            <w:tcW w:w="977" w:type="dxa"/>
            <w:tcBorders>
              <w:top w:val="single" w:sz="3" w:space="0" w:color="000000"/>
              <w:left w:val="single" w:sz="3" w:space="0" w:color="000000"/>
              <w:bottom w:val="single" w:sz="3" w:space="0" w:color="000000"/>
              <w:right w:val="single" w:sz="3" w:space="0" w:color="000000"/>
            </w:tcBorders>
            <w:shd w:val="clear" w:color="auto" w:fill="B7B7B7"/>
            <w:vAlign w:val="bottom"/>
          </w:tcPr>
          <w:p w14:paraId="1B8B7335" w14:textId="77777777" w:rsidR="000B5A8A" w:rsidRPr="000B5A8A" w:rsidRDefault="000B5A8A" w:rsidP="000B5A8A">
            <w:pPr>
              <w:spacing w:after="0"/>
              <w:rPr>
                <w:sz w:val="18"/>
                <w:szCs w:val="18"/>
              </w:rPr>
            </w:pPr>
            <w:r w:rsidRPr="000B5A8A">
              <w:rPr>
                <w:b/>
                <w:sz w:val="18"/>
                <w:szCs w:val="18"/>
              </w:rPr>
              <w:t xml:space="preserve">Dependencies </w:t>
            </w:r>
          </w:p>
        </w:tc>
        <w:tc>
          <w:tcPr>
            <w:tcW w:w="2623" w:type="dxa"/>
            <w:tcBorders>
              <w:top w:val="single" w:sz="3" w:space="0" w:color="000000"/>
              <w:left w:val="single" w:sz="3" w:space="0" w:color="000000"/>
              <w:bottom w:val="single" w:sz="3" w:space="0" w:color="000000"/>
              <w:right w:val="single" w:sz="3" w:space="0" w:color="000000"/>
            </w:tcBorders>
            <w:shd w:val="clear" w:color="auto" w:fill="B7B7B7"/>
            <w:vAlign w:val="bottom"/>
          </w:tcPr>
          <w:p w14:paraId="4FCF885A" w14:textId="77777777" w:rsidR="000B5A8A" w:rsidRPr="000B5A8A" w:rsidRDefault="000B5A8A" w:rsidP="000B5A8A">
            <w:pPr>
              <w:spacing w:after="0"/>
              <w:rPr>
                <w:sz w:val="18"/>
                <w:szCs w:val="18"/>
              </w:rPr>
            </w:pPr>
            <w:r w:rsidRPr="000B5A8A">
              <w:rPr>
                <w:b/>
                <w:sz w:val="18"/>
                <w:szCs w:val="18"/>
              </w:rPr>
              <w:t>Fit Criterion</w:t>
            </w:r>
          </w:p>
        </w:tc>
      </w:tr>
      <w:tr w:rsidR="000B5A8A" w14:paraId="6A8E3C29" w14:textId="77777777" w:rsidTr="000B5A8A">
        <w:trPr>
          <w:trHeight w:val="420"/>
        </w:trPr>
        <w:tc>
          <w:tcPr>
            <w:tcW w:w="867" w:type="dxa"/>
            <w:tcBorders>
              <w:top w:val="single" w:sz="3" w:space="0" w:color="000000"/>
              <w:left w:val="single" w:sz="3" w:space="0" w:color="000000"/>
              <w:bottom w:val="single" w:sz="3" w:space="0" w:color="000000"/>
              <w:right w:val="single" w:sz="3" w:space="0" w:color="000000"/>
            </w:tcBorders>
            <w:vAlign w:val="bottom"/>
          </w:tcPr>
          <w:p w14:paraId="36D033EF" w14:textId="77777777" w:rsidR="000B5A8A" w:rsidRPr="000B5A8A" w:rsidRDefault="000B5A8A" w:rsidP="000B5A8A">
            <w:pPr>
              <w:spacing w:after="0"/>
              <w:ind w:left="1"/>
              <w:rPr>
                <w:sz w:val="16"/>
                <w:szCs w:val="16"/>
              </w:rPr>
            </w:pPr>
            <w:r w:rsidRPr="000B5A8A">
              <w:rPr>
                <w:sz w:val="16"/>
                <w:szCs w:val="16"/>
              </w:rPr>
              <w:t>FR1</w:t>
            </w:r>
          </w:p>
        </w:tc>
        <w:tc>
          <w:tcPr>
            <w:tcW w:w="1136" w:type="dxa"/>
            <w:tcBorders>
              <w:top w:val="single" w:sz="3" w:space="0" w:color="000000"/>
              <w:left w:val="single" w:sz="3" w:space="0" w:color="000000"/>
              <w:bottom w:val="single" w:sz="3" w:space="0" w:color="000000"/>
              <w:right w:val="single" w:sz="3" w:space="0" w:color="000000"/>
            </w:tcBorders>
            <w:vAlign w:val="bottom"/>
          </w:tcPr>
          <w:p w14:paraId="6C651BB5"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7DE4DE52"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5031DB76" w14:textId="77777777" w:rsidR="000B5A8A" w:rsidRPr="000B5A8A" w:rsidRDefault="000B5A8A" w:rsidP="000B5A8A">
            <w:pPr>
              <w:spacing w:after="0"/>
              <w:rPr>
                <w:sz w:val="16"/>
                <w:szCs w:val="16"/>
              </w:rPr>
            </w:pPr>
            <w:r w:rsidRPr="000B5A8A">
              <w:rPr>
                <w:sz w:val="16"/>
                <w:szCs w:val="16"/>
              </w:rPr>
              <w:t>Login</w:t>
            </w:r>
          </w:p>
        </w:tc>
        <w:tc>
          <w:tcPr>
            <w:tcW w:w="2328" w:type="dxa"/>
            <w:tcBorders>
              <w:top w:val="single" w:sz="3" w:space="0" w:color="000000"/>
              <w:left w:val="single" w:sz="3" w:space="0" w:color="000000"/>
              <w:bottom w:val="single" w:sz="3" w:space="0" w:color="000000"/>
              <w:right w:val="single" w:sz="3" w:space="0" w:color="000000"/>
            </w:tcBorders>
            <w:vAlign w:val="bottom"/>
          </w:tcPr>
          <w:p w14:paraId="23BD1875" w14:textId="77777777" w:rsidR="000B5A8A" w:rsidRPr="000B5A8A" w:rsidRDefault="000B5A8A" w:rsidP="000B5A8A">
            <w:pPr>
              <w:spacing w:after="0"/>
              <w:rPr>
                <w:sz w:val="16"/>
                <w:szCs w:val="16"/>
              </w:rPr>
            </w:pPr>
            <w:r w:rsidRPr="000B5A8A">
              <w:rPr>
                <w:sz w:val="16"/>
                <w:szCs w:val="16"/>
              </w:rPr>
              <w:t>Allow users to have accounts, in which they can log into the system</w:t>
            </w:r>
          </w:p>
        </w:tc>
        <w:tc>
          <w:tcPr>
            <w:tcW w:w="977" w:type="dxa"/>
            <w:tcBorders>
              <w:top w:val="single" w:sz="3" w:space="0" w:color="000000"/>
              <w:left w:val="single" w:sz="3" w:space="0" w:color="000000"/>
              <w:bottom w:val="single" w:sz="3" w:space="0" w:color="000000"/>
              <w:right w:val="single" w:sz="3" w:space="0" w:color="000000"/>
            </w:tcBorders>
            <w:vAlign w:val="bottom"/>
          </w:tcPr>
          <w:p w14:paraId="28600B22" w14:textId="0E08E6E2" w:rsidR="000B5A8A" w:rsidRPr="000B5A8A" w:rsidRDefault="000B5A8A" w:rsidP="000B5A8A">
            <w:pPr>
              <w:spacing w:after="0"/>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0797EDE6" w14:textId="77777777" w:rsidR="000B5A8A" w:rsidRPr="000B5A8A" w:rsidRDefault="000B5A8A" w:rsidP="000B5A8A">
            <w:pPr>
              <w:spacing w:after="0"/>
              <w:rPr>
                <w:sz w:val="16"/>
                <w:szCs w:val="16"/>
              </w:rPr>
            </w:pPr>
            <w:r w:rsidRPr="000B5A8A">
              <w:rPr>
                <w:sz w:val="16"/>
                <w:szCs w:val="16"/>
              </w:rPr>
              <w:t>For a user to be able to create an account, login when a correct username and password is provided and reject a user which provides an incorrect username and password</w:t>
            </w:r>
          </w:p>
        </w:tc>
      </w:tr>
      <w:tr w:rsidR="000B5A8A" w14:paraId="1B980CB0"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6DA6E628" w14:textId="77777777" w:rsidR="000B5A8A" w:rsidRPr="000B5A8A" w:rsidRDefault="000B5A8A" w:rsidP="000B5A8A">
            <w:pPr>
              <w:spacing w:after="0"/>
              <w:ind w:left="1"/>
              <w:rPr>
                <w:sz w:val="16"/>
                <w:szCs w:val="16"/>
              </w:rPr>
            </w:pPr>
            <w:r w:rsidRPr="000B5A8A">
              <w:rPr>
                <w:sz w:val="16"/>
                <w:szCs w:val="16"/>
              </w:rPr>
              <w:t>FR2</w:t>
            </w:r>
          </w:p>
        </w:tc>
        <w:tc>
          <w:tcPr>
            <w:tcW w:w="1136" w:type="dxa"/>
            <w:tcBorders>
              <w:top w:val="single" w:sz="3" w:space="0" w:color="000000"/>
              <w:left w:val="single" w:sz="3" w:space="0" w:color="000000"/>
              <w:bottom w:val="single" w:sz="3" w:space="0" w:color="000000"/>
              <w:right w:val="single" w:sz="3" w:space="0" w:color="000000"/>
            </w:tcBorders>
            <w:vAlign w:val="bottom"/>
          </w:tcPr>
          <w:p w14:paraId="36D870A3"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2865EA78" w14:textId="77777777" w:rsidR="000B5A8A" w:rsidRPr="000B5A8A" w:rsidRDefault="000B5A8A" w:rsidP="000B5A8A">
            <w:pPr>
              <w:spacing w:after="0"/>
              <w:rPr>
                <w:sz w:val="16"/>
                <w:szCs w:val="16"/>
              </w:rPr>
            </w:pPr>
            <w:r w:rsidRPr="000B5A8A">
              <w:rPr>
                <w:sz w:val="16"/>
                <w:szCs w:val="16"/>
              </w:rPr>
              <w:t>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68E0BB7B" w14:textId="77777777" w:rsidR="000B5A8A" w:rsidRPr="000B5A8A" w:rsidRDefault="000B5A8A" w:rsidP="000B5A8A">
            <w:pPr>
              <w:spacing w:after="0"/>
              <w:rPr>
                <w:sz w:val="16"/>
                <w:szCs w:val="16"/>
              </w:rPr>
            </w:pPr>
            <w:r w:rsidRPr="000B5A8A">
              <w:rPr>
                <w:sz w:val="16"/>
                <w:szCs w:val="16"/>
              </w:rPr>
              <w:t>Content</w:t>
            </w:r>
          </w:p>
        </w:tc>
        <w:tc>
          <w:tcPr>
            <w:tcW w:w="2328" w:type="dxa"/>
            <w:tcBorders>
              <w:top w:val="single" w:sz="3" w:space="0" w:color="000000"/>
              <w:left w:val="single" w:sz="3" w:space="0" w:color="000000"/>
              <w:bottom w:val="single" w:sz="3" w:space="0" w:color="000000"/>
              <w:right w:val="single" w:sz="3" w:space="0" w:color="000000"/>
            </w:tcBorders>
          </w:tcPr>
          <w:p w14:paraId="10855F3D" w14:textId="77777777" w:rsidR="000B5A8A" w:rsidRPr="000B5A8A" w:rsidRDefault="000B5A8A" w:rsidP="000B5A8A">
            <w:pPr>
              <w:spacing w:after="0"/>
              <w:rPr>
                <w:sz w:val="16"/>
                <w:szCs w:val="16"/>
              </w:rPr>
            </w:pPr>
            <w:r w:rsidRPr="000B5A8A">
              <w:rPr>
                <w:sz w:val="16"/>
                <w:szCs w:val="16"/>
              </w:rPr>
              <w:t>Keep track of the user’s place within the e-learning course</w:t>
            </w:r>
          </w:p>
        </w:tc>
        <w:tc>
          <w:tcPr>
            <w:tcW w:w="977" w:type="dxa"/>
            <w:tcBorders>
              <w:top w:val="single" w:sz="3" w:space="0" w:color="000000"/>
              <w:left w:val="single" w:sz="3" w:space="0" w:color="000000"/>
              <w:bottom w:val="single" w:sz="3" w:space="0" w:color="000000"/>
              <w:right w:val="single" w:sz="3" w:space="0" w:color="000000"/>
            </w:tcBorders>
          </w:tcPr>
          <w:p w14:paraId="67A35CCF"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012C4D24" w14:textId="77777777" w:rsidR="000B5A8A" w:rsidRPr="000B5A8A" w:rsidRDefault="000B5A8A" w:rsidP="000B5A8A">
            <w:pPr>
              <w:spacing w:after="0"/>
              <w:ind w:right="17"/>
              <w:rPr>
                <w:sz w:val="16"/>
                <w:szCs w:val="16"/>
              </w:rPr>
            </w:pPr>
            <w:r w:rsidRPr="000B5A8A">
              <w:rPr>
                <w:sz w:val="16"/>
                <w:szCs w:val="16"/>
              </w:rPr>
              <w:t>For the user to resume their previous place within the course</w:t>
            </w:r>
          </w:p>
        </w:tc>
      </w:tr>
      <w:tr w:rsidR="000B5A8A" w14:paraId="42DCA5C1" w14:textId="77777777" w:rsidTr="000B5A8A">
        <w:trPr>
          <w:trHeight w:val="421"/>
        </w:trPr>
        <w:tc>
          <w:tcPr>
            <w:tcW w:w="867" w:type="dxa"/>
            <w:tcBorders>
              <w:top w:val="single" w:sz="3" w:space="0" w:color="000000"/>
              <w:left w:val="single" w:sz="3" w:space="0" w:color="000000"/>
              <w:bottom w:val="single" w:sz="3" w:space="0" w:color="000000"/>
              <w:right w:val="single" w:sz="3" w:space="0" w:color="000000"/>
            </w:tcBorders>
            <w:vAlign w:val="bottom"/>
          </w:tcPr>
          <w:p w14:paraId="332B6EAB" w14:textId="77777777" w:rsidR="000B5A8A" w:rsidRPr="000B5A8A" w:rsidRDefault="000B5A8A" w:rsidP="000B5A8A">
            <w:pPr>
              <w:spacing w:after="0"/>
              <w:ind w:left="1"/>
              <w:rPr>
                <w:sz w:val="16"/>
                <w:szCs w:val="16"/>
              </w:rPr>
            </w:pPr>
            <w:r w:rsidRPr="000B5A8A">
              <w:rPr>
                <w:sz w:val="16"/>
                <w:szCs w:val="16"/>
              </w:rPr>
              <w:t>FR3</w:t>
            </w:r>
          </w:p>
        </w:tc>
        <w:tc>
          <w:tcPr>
            <w:tcW w:w="1136" w:type="dxa"/>
            <w:tcBorders>
              <w:top w:val="single" w:sz="3" w:space="0" w:color="000000"/>
              <w:left w:val="single" w:sz="3" w:space="0" w:color="000000"/>
              <w:bottom w:val="single" w:sz="3" w:space="0" w:color="000000"/>
              <w:right w:val="single" w:sz="3" w:space="0" w:color="000000"/>
            </w:tcBorders>
            <w:vAlign w:val="bottom"/>
          </w:tcPr>
          <w:p w14:paraId="244153FA"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793F6257"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0FAC94DD" w14:textId="77777777" w:rsidR="000B5A8A" w:rsidRPr="000B5A8A" w:rsidRDefault="000B5A8A" w:rsidP="000B5A8A">
            <w:pPr>
              <w:spacing w:after="0"/>
              <w:rPr>
                <w:sz w:val="16"/>
                <w:szCs w:val="16"/>
              </w:rPr>
            </w:pPr>
            <w:r w:rsidRPr="000B5A8A">
              <w:rPr>
                <w:sz w:val="16"/>
                <w:szCs w:val="16"/>
              </w:rPr>
              <w:t>GUI</w:t>
            </w:r>
          </w:p>
        </w:tc>
        <w:tc>
          <w:tcPr>
            <w:tcW w:w="2328" w:type="dxa"/>
            <w:tcBorders>
              <w:top w:val="single" w:sz="3" w:space="0" w:color="000000"/>
              <w:left w:val="single" w:sz="3" w:space="0" w:color="000000"/>
              <w:bottom w:val="single" w:sz="3" w:space="0" w:color="000000"/>
              <w:right w:val="single" w:sz="3" w:space="0" w:color="000000"/>
            </w:tcBorders>
          </w:tcPr>
          <w:p w14:paraId="6AD797B5" w14:textId="77777777" w:rsidR="000B5A8A" w:rsidRPr="000B5A8A" w:rsidRDefault="000B5A8A" w:rsidP="000B5A8A">
            <w:pPr>
              <w:spacing w:after="0"/>
              <w:rPr>
                <w:sz w:val="16"/>
                <w:szCs w:val="16"/>
              </w:rPr>
            </w:pPr>
            <w:r w:rsidRPr="000B5A8A">
              <w:rPr>
                <w:sz w:val="16"/>
                <w:szCs w:val="16"/>
              </w:rPr>
              <w:t>Be available on major types of devices, such as smartphones, tablets and PCs through the chrome web browser</w:t>
            </w:r>
          </w:p>
        </w:tc>
        <w:tc>
          <w:tcPr>
            <w:tcW w:w="977" w:type="dxa"/>
            <w:tcBorders>
              <w:top w:val="single" w:sz="3" w:space="0" w:color="000000"/>
              <w:left w:val="single" w:sz="3" w:space="0" w:color="000000"/>
              <w:bottom w:val="single" w:sz="3" w:space="0" w:color="000000"/>
              <w:right w:val="single" w:sz="3" w:space="0" w:color="000000"/>
            </w:tcBorders>
          </w:tcPr>
          <w:p w14:paraId="6BE3E826"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vAlign w:val="bottom"/>
          </w:tcPr>
          <w:p w14:paraId="214DDB24" w14:textId="77777777" w:rsidR="000B5A8A" w:rsidRPr="000B5A8A" w:rsidRDefault="000B5A8A" w:rsidP="000B5A8A">
            <w:pPr>
              <w:spacing w:after="0"/>
              <w:rPr>
                <w:sz w:val="16"/>
                <w:szCs w:val="16"/>
              </w:rPr>
            </w:pPr>
            <w:r w:rsidRPr="000B5A8A">
              <w:rPr>
                <w:sz w:val="16"/>
                <w:szCs w:val="16"/>
              </w:rPr>
              <w:t>For the system to be displayed in an appropriate way on all devices</w:t>
            </w:r>
          </w:p>
        </w:tc>
      </w:tr>
      <w:tr w:rsidR="000B5A8A" w14:paraId="552A7986" w14:textId="77777777" w:rsidTr="000B5A8A">
        <w:trPr>
          <w:trHeight w:val="421"/>
        </w:trPr>
        <w:tc>
          <w:tcPr>
            <w:tcW w:w="867" w:type="dxa"/>
            <w:tcBorders>
              <w:top w:val="single" w:sz="3" w:space="0" w:color="000000"/>
              <w:left w:val="single" w:sz="3" w:space="0" w:color="000000"/>
              <w:bottom w:val="single" w:sz="3" w:space="0" w:color="000000"/>
              <w:right w:val="single" w:sz="3" w:space="0" w:color="000000"/>
            </w:tcBorders>
            <w:vAlign w:val="bottom"/>
          </w:tcPr>
          <w:p w14:paraId="25CFC75D" w14:textId="77777777" w:rsidR="000B5A8A" w:rsidRPr="000B5A8A" w:rsidRDefault="000B5A8A" w:rsidP="000B5A8A">
            <w:pPr>
              <w:spacing w:after="0"/>
              <w:ind w:left="1"/>
              <w:rPr>
                <w:sz w:val="16"/>
                <w:szCs w:val="16"/>
              </w:rPr>
            </w:pPr>
            <w:r w:rsidRPr="000B5A8A">
              <w:rPr>
                <w:sz w:val="16"/>
                <w:szCs w:val="16"/>
              </w:rPr>
              <w:t>NFR1</w:t>
            </w:r>
          </w:p>
        </w:tc>
        <w:tc>
          <w:tcPr>
            <w:tcW w:w="1136" w:type="dxa"/>
            <w:tcBorders>
              <w:top w:val="single" w:sz="3" w:space="0" w:color="000000"/>
              <w:left w:val="single" w:sz="3" w:space="0" w:color="000000"/>
              <w:bottom w:val="single" w:sz="3" w:space="0" w:color="000000"/>
              <w:right w:val="single" w:sz="3" w:space="0" w:color="000000"/>
            </w:tcBorders>
            <w:vAlign w:val="bottom"/>
          </w:tcPr>
          <w:p w14:paraId="2F2003FE"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7A45EC81" w14:textId="77777777" w:rsidR="000B5A8A" w:rsidRPr="000B5A8A" w:rsidRDefault="000B5A8A" w:rsidP="000B5A8A">
            <w:pPr>
              <w:spacing w:after="0"/>
              <w:rPr>
                <w:sz w:val="16"/>
                <w:szCs w:val="16"/>
              </w:rPr>
            </w:pPr>
            <w:r w:rsidRPr="000B5A8A">
              <w:rPr>
                <w:sz w:val="16"/>
                <w:szCs w:val="16"/>
              </w:rPr>
              <w:t>Audit</w:t>
            </w:r>
          </w:p>
        </w:tc>
        <w:tc>
          <w:tcPr>
            <w:tcW w:w="1081" w:type="dxa"/>
            <w:tcBorders>
              <w:top w:val="single" w:sz="3" w:space="0" w:color="000000"/>
              <w:left w:val="single" w:sz="3" w:space="0" w:color="000000"/>
              <w:bottom w:val="single" w:sz="3" w:space="0" w:color="000000"/>
              <w:right w:val="single" w:sz="3" w:space="0" w:color="000000"/>
            </w:tcBorders>
            <w:vAlign w:val="bottom"/>
          </w:tcPr>
          <w:p w14:paraId="678F0AC5" w14:textId="77777777" w:rsidR="000B5A8A" w:rsidRPr="000B5A8A" w:rsidRDefault="000B5A8A" w:rsidP="000B5A8A">
            <w:pPr>
              <w:spacing w:after="0"/>
              <w:rPr>
                <w:sz w:val="16"/>
                <w:szCs w:val="16"/>
              </w:rPr>
            </w:pPr>
            <w:r w:rsidRPr="000B5A8A">
              <w:rPr>
                <w:sz w:val="16"/>
                <w:szCs w:val="16"/>
              </w:rPr>
              <w:t>Scalability</w:t>
            </w:r>
          </w:p>
        </w:tc>
        <w:tc>
          <w:tcPr>
            <w:tcW w:w="2328" w:type="dxa"/>
            <w:tcBorders>
              <w:top w:val="single" w:sz="3" w:space="0" w:color="000000"/>
              <w:left w:val="single" w:sz="3" w:space="0" w:color="000000"/>
              <w:bottom w:val="single" w:sz="3" w:space="0" w:color="000000"/>
              <w:right w:val="single" w:sz="3" w:space="0" w:color="000000"/>
            </w:tcBorders>
            <w:vAlign w:val="bottom"/>
          </w:tcPr>
          <w:p w14:paraId="759D15C8" w14:textId="77777777" w:rsidR="000B5A8A" w:rsidRPr="000B5A8A" w:rsidRDefault="000B5A8A" w:rsidP="000B5A8A">
            <w:pPr>
              <w:spacing w:after="0"/>
              <w:rPr>
                <w:sz w:val="16"/>
                <w:szCs w:val="16"/>
              </w:rPr>
            </w:pPr>
            <w:r w:rsidRPr="000B5A8A">
              <w:rPr>
                <w:sz w:val="16"/>
                <w:szCs w:val="16"/>
              </w:rPr>
              <w:t>Be able to support 120 concurrent users</w:t>
            </w:r>
          </w:p>
        </w:tc>
        <w:tc>
          <w:tcPr>
            <w:tcW w:w="977" w:type="dxa"/>
            <w:tcBorders>
              <w:top w:val="single" w:sz="3" w:space="0" w:color="000000"/>
              <w:left w:val="single" w:sz="3" w:space="0" w:color="000000"/>
              <w:bottom w:val="single" w:sz="3" w:space="0" w:color="000000"/>
              <w:right w:val="single" w:sz="3" w:space="0" w:color="000000"/>
            </w:tcBorders>
          </w:tcPr>
          <w:p w14:paraId="2659A147"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578CF1F0" w14:textId="77777777" w:rsidR="000B5A8A" w:rsidRPr="000B5A8A" w:rsidRDefault="000B5A8A" w:rsidP="000B5A8A">
            <w:pPr>
              <w:spacing w:after="0"/>
              <w:ind w:right="22"/>
              <w:rPr>
                <w:sz w:val="16"/>
                <w:szCs w:val="16"/>
              </w:rPr>
            </w:pPr>
            <w:r w:rsidRPr="000B5A8A">
              <w:rPr>
                <w:sz w:val="16"/>
                <w:szCs w:val="16"/>
              </w:rPr>
              <w:t>The system should be able to handle when 120 users attempt to update the same data, at approximately the same time</w:t>
            </w:r>
          </w:p>
        </w:tc>
      </w:tr>
      <w:tr w:rsidR="000B5A8A" w14:paraId="33A23EA1"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5984F4C0" w14:textId="77777777" w:rsidR="000B5A8A" w:rsidRPr="000B5A8A" w:rsidRDefault="000B5A8A" w:rsidP="000B5A8A">
            <w:pPr>
              <w:spacing w:after="0"/>
              <w:ind w:left="1"/>
              <w:rPr>
                <w:sz w:val="16"/>
                <w:szCs w:val="16"/>
              </w:rPr>
            </w:pPr>
            <w:r w:rsidRPr="000B5A8A">
              <w:rPr>
                <w:sz w:val="16"/>
                <w:szCs w:val="16"/>
              </w:rPr>
              <w:t>NFR2</w:t>
            </w:r>
          </w:p>
        </w:tc>
        <w:tc>
          <w:tcPr>
            <w:tcW w:w="1136" w:type="dxa"/>
            <w:tcBorders>
              <w:top w:val="single" w:sz="3" w:space="0" w:color="000000"/>
              <w:left w:val="single" w:sz="3" w:space="0" w:color="000000"/>
              <w:bottom w:val="single" w:sz="3" w:space="0" w:color="000000"/>
              <w:right w:val="single" w:sz="3" w:space="0" w:color="000000"/>
            </w:tcBorders>
            <w:vAlign w:val="bottom"/>
          </w:tcPr>
          <w:p w14:paraId="5CAE593E"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27A28427" w14:textId="77777777" w:rsidR="000B5A8A" w:rsidRPr="000B5A8A" w:rsidRDefault="000B5A8A" w:rsidP="000B5A8A">
            <w:pPr>
              <w:spacing w:after="0"/>
              <w:rPr>
                <w:sz w:val="16"/>
                <w:szCs w:val="16"/>
              </w:rPr>
            </w:pPr>
            <w:r w:rsidRPr="000B5A8A">
              <w:rPr>
                <w:sz w:val="16"/>
                <w:szCs w:val="16"/>
              </w:rPr>
              <w:t>Audit</w:t>
            </w:r>
          </w:p>
        </w:tc>
        <w:tc>
          <w:tcPr>
            <w:tcW w:w="1081" w:type="dxa"/>
            <w:tcBorders>
              <w:top w:val="single" w:sz="3" w:space="0" w:color="000000"/>
              <w:left w:val="single" w:sz="3" w:space="0" w:color="000000"/>
              <w:bottom w:val="single" w:sz="3" w:space="0" w:color="000000"/>
              <w:right w:val="single" w:sz="3" w:space="0" w:color="000000"/>
            </w:tcBorders>
            <w:vAlign w:val="bottom"/>
          </w:tcPr>
          <w:p w14:paraId="20B4A3D6" w14:textId="77777777" w:rsidR="000B5A8A" w:rsidRPr="000B5A8A" w:rsidRDefault="000B5A8A" w:rsidP="000B5A8A">
            <w:pPr>
              <w:spacing w:after="0"/>
              <w:rPr>
                <w:sz w:val="16"/>
                <w:szCs w:val="16"/>
              </w:rPr>
            </w:pPr>
            <w:r w:rsidRPr="000B5A8A">
              <w:rPr>
                <w:sz w:val="16"/>
                <w:szCs w:val="16"/>
              </w:rPr>
              <w:t>Visualisation</w:t>
            </w:r>
          </w:p>
        </w:tc>
        <w:tc>
          <w:tcPr>
            <w:tcW w:w="2328" w:type="dxa"/>
            <w:tcBorders>
              <w:top w:val="single" w:sz="3" w:space="0" w:color="000000"/>
              <w:left w:val="single" w:sz="3" w:space="0" w:color="000000"/>
              <w:bottom w:val="single" w:sz="3" w:space="0" w:color="000000"/>
              <w:right w:val="single" w:sz="3" w:space="0" w:color="000000"/>
            </w:tcBorders>
          </w:tcPr>
          <w:p w14:paraId="4CFE1026" w14:textId="77777777" w:rsidR="000B5A8A" w:rsidRPr="000B5A8A" w:rsidRDefault="000B5A8A" w:rsidP="000B5A8A">
            <w:pPr>
              <w:spacing w:after="0"/>
              <w:rPr>
                <w:sz w:val="16"/>
                <w:szCs w:val="16"/>
              </w:rPr>
            </w:pPr>
            <w:r w:rsidRPr="000B5A8A">
              <w:rPr>
                <w:sz w:val="16"/>
                <w:szCs w:val="16"/>
              </w:rPr>
              <w:t>Display PICU data as interactive graphs and charts, such as bar charts</w:t>
            </w:r>
          </w:p>
        </w:tc>
        <w:tc>
          <w:tcPr>
            <w:tcW w:w="977" w:type="dxa"/>
            <w:tcBorders>
              <w:top w:val="single" w:sz="3" w:space="0" w:color="000000"/>
              <w:left w:val="single" w:sz="3" w:space="0" w:color="000000"/>
              <w:bottom w:val="single" w:sz="3" w:space="0" w:color="000000"/>
              <w:right w:val="single" w:sz="3" w:space="0" w:color="000000"/>
            </w:tcBorders>
          </w:tcPr>
          <w:p w14:paraId="49BE5F9D"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2766F3C3" w14:textId="77777777" w:rsidR="000B5A8A" w:rsidRPr="000B5A8A" w:rsidRDefault="000B5A8A" w:rsidP="000B5A8A">
            <w:pPr>
              <w:spacing w:after="0"/>
              <w:rPr>
                <w:sz w:val="16"/>
                <w:szCs w:val="16"/>
              </w:rPr>
            </w:pPr>
            <w:r w:rsidRPr="000B5A8A">
              <w:rPr>
                <w:sz w:val="16"/>
                <w:szCs w:val="16"/>
              </w:rPr>
              <w:t>For the data, within the database, to be displayed accurately on a variety of charts and graphs</w:t>
            </w:r>
          </w:p>
        </w:tc>
      </w:tr>
      <w:tr w:rsidR="000B5A8A" w14:paraId="7F41B9FC" w14:textId="77777777" w:rsidTr="000B5A8A">
        <w:trPr>
          <w:trHeight w:val="421"/>
        </w:trPr>
        <w:tc>
          <w:tcPr>
            <w:tcW w:w="867" w:type="dxa"/>
            <w:tcBorders>
              <w:top w:val="single" w:sz="3" w:space="0" w:color="000000"/>
              <w:left w:val="single" w:sz="3" w:space="0" w:color="000000"/>
              <w:bottom w:val="single" w:sz="3" w:space="0" w:color="000000"/>
              <w:right w:val="single" w:sz="3" w:space="0" w:color="000000"/>
            </w:tcBorders>
            <w:vAlign w:val="bottom"/>
          </w:tcPr>
          <w:p w14:paraId="72498891" w14:textId="77777777" w:rsidR="000B5A8A" w:rsidRPr="000B5A8A" w:rsidRDefault="000B5A8A" w:rsidP="000B5A8A">
            <w:pPr>
              <w:spacing w:after="0"/>
              <w:ind w:left="1"/>
              <w:rPr>
                <w:sz w:val="16"/>
                <w:szCs w:val="16"/>
              </w:rPr>
            </w:pPr>
            <w:r w:rsidRPr="000B5A8A">
              <w:rPr>
                <w:sz w:val="16"/>
                <w:szCs w:val="16"/>
              </w:rPr>
              <w:t>NFR3</w:t>
            </w:r>
          </w:p>
        </w:tc>
        <w:tc>
          <w:tcPr>
            <w:tcW w:w="1136" w:type="dxa"/>
            <w:tcBorders>
              <w:top w:val="single" w:sz="3" w:space="0" w:color="000000"/>
              <w:left w:val="single" w:sz="3" w:space="0" w:color="000000"/>
              <w:bottom w:val="single" w:sz="3" w:space="0" w:color="000000"/>
              <w:right w:val="single" w:sz="3" w:space="0" w:color="000000"/>
            </w:tcBorders>
            <w:vAlign w:val="bottom"/>
          </w:tcPr>
          <w:p w14:paraId="0A0919F7"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1A35D2CD"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1DE4D38C" w14:textId="77777777" w:rsidR="000B5A8A" w:rsidRPr="000B5A8A" w:rsidRDefault="000B5A8A" w:rsidP="000B5A8A">
            <w:pPr>
              <w:spacing w:after="0"/>
              <w:rPr>
                <w:sz w:val="16"/>
                <w:szCs w:val="16"/>
              </w:rPr>
            </w:pPr>
            <w:r w:rsidRPr="000B5A8A">
              <w:rPr>
                <w:sz w:val="16"/>
                <w:szCs w:val="16"/>
              </w:rPr>
              <w:t>Accessibility</w:t>
            </w:r>
          </w:p>
        </w:tc>
        <w:tc>
          <w:tcPr>
            <w:tcW w:w="2328" w:type="dxa"/>
            <w:tcBorders>
              <w:top w:val="single" w:sz="3" w:space="0" w:color="000000"/>
              <w:left w:val="single" w:sz="3" w:space="0" w:color="000000"/>
              <w:bottom w:val="single" w:sz="3" w:space="0" w:color="000000"/>
              <w:right w:val="single" w:sz="3" w:space="0" w:color="000000"/>
            </w:tcBorders>
          </w:tcPr>
          <w:p w14:paraId="6E9469DD" w14:textId="77777777" w:rsidR="000B5A8A" w:rsidRPr="000B5A8A" w:rsidRDefault="000B5A8A" w:rsidP="000B5A8A">
            <w:pPr>
              <w:spacing w:after="0" w:line="240" w:lineRule="auto"/>
              <w:rPr>
                <w:sz w:val="16"/>
                <w:szCs w:val="16"/>
              </w:rPr>
            </w:pPr>
            <w:r w:rsidRPr="000B5A8A">
              <w:rPr>
                <w:sz w:val="16"/>
                <w:szCs w:val="16"/>
              </w:rPr>
              <w:t xml:space="preserve">Include accessibility features to improve the user experience for the public, such as support for screen </w:t>
            </w:r>
          </w:p>
          <w:p w14:paraId="4EAE327A" w14:textId="77777777" w:rsidR="000B5A8A" w:rsidRPr="000B5A8A" w:rsidRDefault="000B5A8A" w:rsidP="000B5A8A">
            <w:pPr>
              <w:spacing w:after="0"/>
              <w:rPr>
                <w:sz w:val="16"/>
                <w:szCs w:val="16"/>
              </w:rPr>
            </w:pPr>
            <w:r w:rsidRPr="000B5A8A">
              <w:rPr>
                <w:sz w:val="16"/>
                <w:szCs w:val="16"/>
              </w:rPr>
              <w:t>readers and a high contrast mode</w:t>
            </w:r>
          </w:p>
        </w:tc>
        <w:tc>
          <w:tcPr>
            <w:tcW w:w="977" w:type="dxa"/>
            <w:tcBorders>
              <w:top w:val="single" w:sz="3" w:space="0" w:color="000000"/>
              <w:left w:val="single" w:sz="3" w:space="0" w:color="000000"/>
              <w:bottom w:val="single" w:sz="3" w:space="0" w:color="000000"/>
              <w:right w:val="single" w:sz="3" w:space="0" w:color="000000"/>
            </w:tcBorders>
            <w:vAlign w:val="bottom"/>
          </w:tcPr>
          <w:p w14:paraId="0BD36171" w14:textId="77777777" w:rsidR="000B5A8A" w:rsidRPr="000B5A8A" w:rsidRDefault="000B5A8A" w:rsidP="000B5A8A">
            <w:pPr>
              <w:spacing w:after="0"/>
              <w:rPr>
                <w:sz w:val="16"/>
                <w:szCs w:val="16"/>
              </w:rPr>
            </w:pPr>
            <w:r w:rsidRPr="000B5A8A">
              <w:rPr>
                <w:sz w:val="16"/>
                <w:szCs w:val="16"/>
              </w:rPr>
              <w:t xml:space="preserve">FR15, NFR4, NFR10, </w:t>
            </w:r>
          </w:p>
          <w:p w14:paraId="474DEDD6" w14:textId="77777777" w:rsidR="000B5A8A" w:rsidRPr="000B5A8A" w:rsidRDefault="000B5A8A" w:rsidP="000B5A8A">
            <w:pPr>
              <w:spacing w:after="0"/>
              <w:rPr>
                <w:sz w:val="16"/>
                <w:szCs w:val="16"/>
              </w:rPr>
            </w:pPr>
            <w:r w:rsidRPr="000B5A8A">
              <w:rPr>
                <w:sz w:val="16"/>
                <w:szCs w:val="16"/>
              </w:rPr>
              <w:t>NFR12</w:t>
            </w:r>
          </w:p>
        </w:tc>
        <w:tc>
          <w:tcPr>
            <w:tcW w:w="2623" w:type="dxa"/>
            <w:tcBorders>
              <w:top w:val="single" w:sz="3" w:space="0" w:color="000000"/>
              <w:left w:val="single" w:sz="3" w:space="0" w:color="000000"/>
              <w:bottom w:val="single" w:sz="3" w:space="0" w:color="000000"/>
              <w:right w:val="single" w:sz="3" w:space="0" w:color="000000"/>
            </w:tcBorders>
          </w:tcPr>
          <w:p w14:paraId="13AA1704" w14:textId="77777777" w:rsidR="000B5A8A" w:rsidRPr="000B5A8A" w:rsidRDefault="000B5A8A" w:rsidP="000B5A8A">
            <w:pPr>
              <w:spacing w:after="0"/>
              <w:rPr>
                <w:sz w:val="16"/>
                <w:szCs w:val="16"/>
              </w:rPr>
            </w:pPr>
            <w:r w:rsidRPr="000B5A8A">
              <w:rPr>
                <w:sz w:val="16"/>
                <w:szCs w:val="16"/>
              </w:rPr>
              <w:t>For the system to contain accessibility features, allowing those with disabilities not to be disadvantaged when using the system</w:t>
            </w:r>
          </w:p>
        </w:tc>
      </w:tr>
      <w:tr w:rsidR="000B5A8A" w14:paraId="078EF547"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1788E7F8" w14:textId="77777777" w:rsidR="000B5A8A" w:rsidRPr="000B5A8A" w:rsidRDefault="000B5A8A" w:rsidP="000B5A8A">
            <w:pPr>
              <w:spacing w:after="0"/>
              <w:ind w:left="1"/>
              <w:rPr>
                <w:sz w:val="16"/>
                <w:szCs w:val="16"/>
              </w:rPr>
            </w:pPr>
            <w:r w:rsidRPr="000B5A8A">
              <w:rPr>
                <w:sz w:val="16"/>
                <w:szCs w:val="16"/>
              </w:rPr>
              <w:t>FR4</w:t>
            </w:r>
          </w:p>
        </w:tc>
        <w:tc>
          <w:tcPr>
            <w:tcW w:w="1136" w:type="dxa"/>
            <w:tcBorders>
              <w:top w:val="single" w:sz="3" w:space="0" w:color="000000"/>
              <w:left w:val="single" w:sz="3" w:space="0" w:color="000000"/>
              <w:bottom w:val="single" w:sz="3" w:space="0" w:color="000000"/>
              <w:right w:val="single" w:sz="3" w:space="0" w:color="000000"/>
            </w:tcBorders>
            <w:vAlign w:val="bottom"/>
          </w:tcPr>
          <w:p w14:paraId="7A37CC76"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49ABD3FC"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5FF053F8" w14:textId="77777777" w:rsidR="000B5A8A" w:rsidRPr="000B5A8A" w:rsidRDefault="000B5A8A" w:rsidP="000B5A8A">
            <w:pPr>
              <w:spacing w:after="0"/>
              <w:rPr>
                <w:sz w:val="16"/>
                <w:szCs w:val="16"/>
              </w:rPr>
            </w:pPr>
            <w:r w:rsidRPr="000B5A8A">
              <w:rPr>
                <w:sz w:val="16"/>
                <w:szCs w:val="16"/>
              </w:rPr>
              <w:t>Login</w:t>
            </w:r>
          </w:p>
        </w:tc>
        <w:tc>
          <w:tcPr>
            <w:tcW w:w="2328" w:type="dxa"/>
            <w:tcBorders>
              <w:top w:val="single" w:sz="3" w:space="0" w:color="000000"/>
              <w:left w:val="single" w:sz="3" w:space="0" w:color="000000"/>
              <w:bottom w:val="single" w:sz="3" w:space="0" w:color="000000"/>
              <w:right w:val="single" w:sz="3" w:space="0" w:color="000000"/>
            </w:tcBorders>
          </w:tcPr>
          <w:p w14:paraId="21D240BD" w14:textId="77777777" w:rsidR="000B5A8A" w:rsidRPr="000B5A8A" w:rsidRDefault="000B5A8A" w:rsidP="000B5A8A">
            <w:pPr>
              <w:spacing w:after="0"/>
              <w:rPr>
                <w:sz w:val="16"/>
                <w:szCs w:val="16"/>
              </w:rPr>
            </w:pPr>
            <w:r w:rsidRPr="000B5A8A">
              <w:rPr>
                <w:sz w:val="16"/>
                <w:szCs w:val="16"/>
              </w:rPr>
              <w:t xml:space="preserve">Allow SSO for users with Google, </w:t>
            </w:r>
            <w:proofErr w:type="gramStart"/>
            <w:r w:rsidRPr="000B5A8A">
              <w:rPr>
                <w:sz w:val="16"/>
                <w:szCs w:val="16"/>
              </w:rPr>
              <w:t>Facebook</w:t>
            </w:r>
            <w:proofErr w:type="gramEnd"/>
            <w:r w:rsidRPr="000B5A8A">
              <w:rPr>
                <w:sz w:val="16"/>
                <w:szCs w:val="16"/>
              </w:rPr>
              <w:t xml:space="preserve"> and Microsoft accounts</w:t>
            </w:r>
          </w:p>
        </w:tc>
        <w:tc>
          <w:tcPr>
            <w:tcW w:w="977" w:type="dxa"/>
            <w:tcBorders>
              <w:top w:val="single" w:sz="3" w:space="0" w:color="000000"/>
              <w:left w:val="single" w:sz="3" w:space="0" w:color="000000"/>
              <w:bottom w:val="single" w:sz="3" w:space="0" w:color="000000"/>
              <w:right w:val="single" w:sz="3" w:space="0" w:color="000000"/>
            </w:tcBorders>
          </w:tcPr>
          <w:p w14:paraId="1A0A5EDD"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1AE613B6" w14:textId="77777777" w:rsidR="000B5A8A" w:rsidRPr="000B5A8A" w:rsidRDefault="000B5A8A" w:rsidP="000B5A8A">
            <w:pPr>
              <w:spacing w:after="0"/>
              <w:rPr>
                <w:sz w:val="16"/>
                <w:szCs w:val="16"/>
              </w:rPr>
            </w:pPr>
            <w:r w:rsidRPr="000B5A8A">
              <w:rPr>
                <w:sz w:val="16"/>
                <w:szCs w:val="16"/>
              </w:rPr>
              <w:t>The user being able to log into the system using one of their accounts with another service</w:t>
            </w:r>
          </w:p>
        </w:tc>
      </w:tr>
      <w:tr w:rsidR="000B5A8A" w14:paraId="7D660437" w14:textId="77777777" w:rsidTr="000B5A8A">
        <w:trPr>
          <w:trHeight w:val="421"/>
        </w:trPr>
        <w:tc>
          <w:tcPr>
            <w:tcW w:w="867" w:type="dxa"/>
            <w:tcBorders>
              <w:top w:val="single" w:sz="3" w:space="0" w:color="000000"/>
              <w:left w:val="single" w:sz="3" w:space="0" w:color="000000"/>
              <w:bottom w:val="single" w:sz="3" w:space="0" w:color="000000"/>
              <w:right w:val="single" w:sz="3" w:space="0" w:color="000000"/>
            </w:tcBorders>
            <w:vAlign w:val="bottom"/>
          </w:tcPr>
          <w:p w14:paraId="12645533" w14:textId="77777777" w:rsidR="000B5A8A" w:rsidRPr="000B5A8A" w:rsidRDefault="000B5A8A" w:rsidP="000B5A8A">
            <w:pPr>
              <w:spacing w:after="0"/>
              <w:ind w:left="1"/>
              <w:rPr>
                <w:sz w:val="16"/>
                <w:szCs w:val="16"/>
              </w:rPr>
            </w:pPr>
            <w:r w:rsidRPr="000B5A8A">
              <w:rPr>
                <w:sz w:val="16"/>
                <w:szCs w:val="16"/>
              </w:rPr>
              <w:t>FR5</w:t>
            </w:r>
          </w:p>
        </w:tc>
        <w:tc>
          <w:tcPr>
            <w:tcW w:w="1136" w:type="dxa"/>
            <w:tcBorders>
              <w:top w:val="single" w:sz="3" w:space="0" w:color="000000"/>
              <w:left w:val="single" w:sz="3" w:space="0" w:color="000000"/>
              <w:bottom w:val="single" w:sz="3" w:space="0" w:color="000000"/>
              <w:right w:val="single" w:sz="3" w:space="0" w:color="000000"/>
            </w:tcBorders>
            <w:vAlign w:val="bottom"/>
          </w:tcPr>
          <w:p w14:paraId="2E25460B"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66FCD688"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0CBF04A3" w14:textId="77777777" w:rsidR="000B5A8A" w:rsidRPr="000B5A8A" w:rsidRDefault="000B5A8A" w:rsidP="000B5A8A">
            <w:pPr>
              <w:spacing w:after="0"/>
              <w:rPr>
                <w:sz w:val="16"/>
                <w:szCs w:val="16"/>
              </w:rPr>
            </w:pPr>
            <w:r w:rsidRPr="000B5A8A">
              <w:rPr>
                <w:sz w:val="16"/>
                <w:szCs w:val="16"/>
              </w:rPr>
              <w:t>Login</w:t>
            </w:r>
          </w:p>
        </w:tc>
        <w:tc>
          <w:tcPr>
            <w:tcW w:w="2328" w:type="dxa"/>
            <w:tcBorders>
              <w:top w:val="single" w:sz="3" w:space="0" w:color="000000"/>
              <w:left w:val="single" w:sz="3" w:space="0" w:color="000000"/>
              <w:bottom w:val="single" w:sz="3" w:space="0" w:color="000000"/>
              <w:right w:val="single" w:sz="3" w:space="0" w:color="000000"/>
            </w:tcBorders>
            <w:vAlign w:val="bottom"/>
          </w:tcPr>
          <w:p w14:paraId="1721A3E7" w14:textId="77777777" w:rsidR="000B5A8A" w:rsidRPr="000B5A8A" w:rsidRDefault="000B5A8A" w:rsidP="000B5A8A">
            <w:pPr>
              <w:spacing w:after="0"/>
              <w:rPr>
                <w:sz w:val="16"/>
                <w:szCs w:val="16"/>
              </w:rPr>
            </w:pPr>
            <w:r w:rsidRPr="000B5A8A">
              <w:rPr>
                <w:sz w:val="16"/>
                <w:szCs w:val="16"/>
              </w:rPr>
              <w:t>Reset a forgotten password</w:t>
            </w:r>
          </w:p>
        </w:tc>
        <w:tc>
          <w:tcPr>
            <w:tcW w:w="977" w:type="dxa"/>
            <w:tcBorders>
              <w:top w:val="single" w:sz="3" w:space="0" w:color="000000"/>
              <w:left w:val="single" w:sz="3" w:space="0" w:color="000000"/>
              <w:bottom w:val="single" w:sz="3" w:space="0" w:color="000000"/>
              <w:right w:val="single" w:sz="3" w:space="0" w:color="000000"/>
            </w:tcBorders>
          </w:tcPr>
          <w:p w14:paraId="0099A1B9"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20DDF0A7" w14:textId="77777777" w:rsidR="000B5A8A" w:rsidRPr="000B5A8A" w:rsidRDefault="000B5A8A" w:rsidP="000B5A8A">
            <w:pPr>
              <w:spacing w:after="0"/>
              <w:ind w:right="14"/>
              <w:rPr>
                <w:sz w:val="16"/>
                <w:szCs w:val="16"/>
              </w:rPr>
            </w:pPr>
            <w:r w:rsidRPr="000B5A8A">
              <w:rPr>
                <w:sz w:val="16"/>
                <w:szCs w:val="16"/>
              </w:rPr>
              <w:t>If a user can reset their password, with checks in place to ensure that the individual who is associated with the account is resetting the password</w:t>
            </w:r>
          </w:p>
        </w:tc>
      </w:tr>
      <w:tr w:rsidR="000B5A8A" w14:paraId="484B0EFB"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4DBCBD9C" w14:textId="77777777" w:rsidR="000B5A8A" w:rsidRPr="000B5A8A" w:rsidRDefault="000B5A8A" w:rsidP="000B5A8A">
            <w:pPr>
              <w:spacing w:after="0"/>
              <w:ind w:left="1"/>
              <w:rPr>
                <w:sz w:val="16"/>
                <w:szCs w:val="16"/>
              </w:rPr>
            </w:pPr>
            <w:r w:rsidRPr="000B5A8A">
              <w:rPr>
                <w:sz w:val="16"/>
                <w:szCs w:val="16"/>
              </w:rPr>
              <w:t>FR6</w:t>
            </w:r>
          </w:p>
        </w:tc>
        <w:tc>
          <w:tcPr>
            <w:tcW w:w="1136" w:type="dxa"/>
            <w:tcBorders>
              <w:top w:val="single" w:sz="3" w:space="0" w:color="000000"/>
              <w:left w:val="single" w:sz="3" w:space="0" w:color="000000"/>
              <w:bottom w:val="single" w:sz="3" w:space="0" w:color="000000"/>
              <w:right w:val="single" w:sz="3" w:space="0" w:color="000000"/>
            </w:tcBorders>
            <w:vAlign w:val="bottom"/>
          </w:tcPr>
          <w:p w14:paraId="5CC2E30F"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3B8DAB0A" w14:textId="77777777" w:rsidR="000B5A8A" w:rsidRPr="000B5A8A" w:rsidRDefault="000B5A8A" w:rsidP="000B5A8A">
            <w:pPr>
              <w:spacing w:after="0"/>
              <w:rPr>
                <w:sz w:val="16"/>
                <w:szCs w:val="16"/>
              </w:rPr>
            </w:pPr>
            <w:r w:rsidRPr="000B5A8A">
              <w:rPr>
                <w:sz w:val="16"/>
                <w:szCs w:val="16"/>
              </w:rPr>
              <w:t>Audit</w:t>
            </w:r>
          </w:p>
        </w:tc>
        <w:tc>
          <w:tcPr>
            <w:tcW w:w="1081" w:type="dxa"/>
            <w:tcBorders>
              <w:top w:val="single" w:sz="3" w:space="0" w:color="000000"/>
              <w:left w:val="single" w:sz="3" w:space="0" w:color="000000"/>
              <w:bottom w:val="single" w:sz="3" w:space="0" w:color="000000"/>
              <w:right w:val="single" w:sz="3" w:space="0" w:color="000000"/>
            </w:tcBorders>
            <w:vAlign w:val="bottom"/>
          </w:tcPr>
          <w:p w14:paraId="44E76A63" w14:textId="77777777" w:rsidR="000B5A8A" w:rsidRPr="000B5A8A" w:rsidRDefault="000B5A8A" w:rsidP="000B5A8A">
            <w:pPr>
              <w:spacing w:after="0"/>
              <w:rPr>
                <w:sz w:val="16"/>
                <w:szCs w:val="16"/>
              </w:rPr>
            </w:pPr>
            <w:r w:rsidRPr="000B5A8A">
              <w:rPr>
                <w:sz w:val="16"/>
                <w:szCs w:val="16"/>
              </w:rPr>
              <w:t>Security</w:t>
            </w:r>
          </w:p>
        </w:tc>
        <w:tc>
          <w:tcPr>
            <w:tcW w:w="2328" w:type="dxa"/>
            <w:tcBorders>
              <w:top w:val="single" w:sz="3" w:space="0" w:color="000000"/>
              <w:left w:val="single" w:sz="3" w:space="0" w:color="000000"/>
              <w:bottom w:val="single" w:sz="3" w:space="0" w:color="000000"/>
              <w:right w:val="single" w:sz="3" w:space="0" w:color="000000"/>
            </w:tcBorders>
          </w:tcPr>
          <w:p w14:paraId="7CE923F0" w14:textId="3459FBDC" w:rsidR="000B5A8A" w:rsidRPr="000B5A8A" w:rsidRDefault="000B5A8A" w:rsidP="000B5A8A">
            <w:pPr>
              <w:spacing w:after="0"/>
              <w:rPr>
                <w:sz w:val="16"/>
                <w:szCs w:val="16"/>
              </w:rPr>
            </w:pPr>
            <w:r w:rsidRPr="000B5A8A">
              <w:rPr>
                <w:sz w:val="16"/>
                <w:szCs w:val="16"/>
              </w:rPr>
              <w:t xml:space="preserve">Anonymise the site which data comes </w:t>
            </w:r>
            <w:r w:rsidR="009F764E" w:rsidRPr="000B5A8A">
              <w:rPr>
                <w:sz w:val="16"/>
                <w:szCs w:val="16"/>
              </w:rPr>
              <w:t>from when</w:t>
            </w:r>
            <w:r w:rsidRPr="000B5A8A">
              <w:rPr>
                <w:sz w:val="16"/>
                <w:szCs w:val="16"/>
              </w:rPr>
              <w:t xml:space="preserve"> another site is comparing data</w:t>
            </w:r>
          </w:p>
        </w:tc>
        <w:tc>
          <w:tcPr>
            <w:tcW w:w="977" w:type="dxa"/>
            <w:tcBorders>
              <w:top w:val="single" w:sz="3" w:space="0" w:color="000000"/>
              <w:left w:val="single" w:sz="3" w:space="0" w:color="000000"/>
              <w:bottom w:val="single" w:sz="3" w:space="0" w:color="000000"/>
              <w:right w:val="single" w:sz="3" w:space="0" w:color="000000"/>
            </w:tcBorders>
          </w:tcPr>
          <w:p w14:paraId="1714B570"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108137EC" w14:textId="77777777" w:rsidR="000B5A8A" w:rsidRPr="000B5A8A" w:rsidRDefault="000B5A8A" w:rsidP="000B5A8A">
            <w:pPr>
              <w:spacing w:after="0"/>
              <w:rPr>
                <w:sz w:val="16"/>
                <w:szCs w:val="16"/>
              </w:rPr>
            </w:pPr>
            <w:r w:rsidRPr="000B5A8A">
              <w:rPr>
                <w:sz w:val="16"/>
                <w:szCs w:val="16"/>
              </w:rPr>
              <w:t>For a user to not be able to identify which site the data is related to</w:t>
            </w:r>
          </w:p>
        </w:tc>
      </w:tr>
      <w:tr w:rsidR="000B5A8A" w14:paraId="6A333947"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028AA082" w14:textId="77777777" w:rsidR="000B5A8A" w:rsidRPr="000B5A8A" w:rsidRDefault="000B5A8A" w:rsidP="000B5A8A">
            <w:pPr>
              <w:spacing w:after="0"/>
              <w:ind w:left="1"/>
              <w:rPr>
                <w:sz w:val="16"/>
                <w:szCs w:val="16"/>
              </w:rPr>
            </w:pPr>
            <w:r w:rsidRPr="000B5A8A">
              <w:rPr>
                <w:sz w:val="16"/>
                <w:szCs w:val="16"/>
              </w:rPr>
              <w:t>NFR4</w:t>
            </w:r>
          </w:p>
        </w:tc>
        <w:tc>
          <w:tcPr>
            <w:tcW w:w="1136" w:type="dxa"/>
            <w:tcBorders>
              <w:top w:val="single" w:sz="3" w:space="0" w:color="000000"/>
              <w:left w:val="single" w:sz="3" w:space="0" w:color="000000"/>
              <w:bottom w:val="single" w:sz="3" w:space="0" w:color="000000"/>
              <w:right w:val="single" w:sz="3" w:space="0" w:color="000000"/>
            </w:tcBorders>
            <w:vAlign w:val="bottom"/>
          </w:tcPr>
          <w:p w14:paraId="1B3C4F3B"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73B84028"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7E823870" w14:textId="77777777" w:rsidR="000B5A8A" w:rsidRPr="000B5A8A" w:rsidRDefault="000B5A8A" w:rsidP="000B5A8A">
            <w:pPr>
              <w:spacing w:after="0"/>
              <w:rPr>
                <w:sz w:val="16"/>
                <w:szCs w:val="16"/>
              </w:rPr>
            </w:pPr>
            <w:r w:rsidRPr="000B5A8A">
              <w:rPr>
                <w:sz w:val="16"/>
                <w:szCs w:val="16"/>
              </w:rPr>
              <w:t>Accessibility</w:t>
            </w:r>
          </w:p>
        </w:tc>
        <w:tc>
          <w:tcPr>
            <w:tcW w:w="2328" w:type="dxa"/>
            <w:tcBorders>
              <w:top w:val="single" w:sz="3" w:space="0" w:color="000000"/>
              <w:left w:val="single" w:sz="3" w:space="0" w:color="000000"/>
              <w:bottom w:val="single" w:sz="3" w:space="0" w:color="000000"/>
              <w:right w:val="single" w:sz="3" w:space="0" w:color="000000"/>
            </w:tcBorders>
          </w:tcPr>
          <w:p w14:paraId="64BC0EE8" w14:textId="77777777" w:rsidR="000B5A8A" w:rsidRPr="000B5A8A" w:rsidRDefault="000B5A8A" w:rsidP="000B5A8A">
            <w:pPr>
              <w:spacing w:after="0"/>
              <w:rPr>
                <w:sz w:val="16"/>
                <w:szCs w:val="16"/>
              </w:rPr>
            </w:pPr>
            <w:r w:rsidRPr="000B5A8A">
              <w:rPr>
                <w:sz w:val="16"/>
                <w:szCs w:val="16"/>
              </w:rPr>
              <w:t>Have a high contrast mode to assist visually impaired individuals</w:t>
            </w:r>
          </w:p>
        </w:tc>
        <w:tc>
          <w:tcPr>
            <w:tcW w:w="977" w:type="dxa"/>
            <w:tcBorders>
              <w:top w:val="single" w:sz="3" w:space="0" w:color="000000"/>
              <w:left w:val="single" w:sz="3" w:space="0" w:color="000000"/>
              <w:bottom w:val="single" w:sz="3" w:space="0" w:color="000000"/>
              <w:right w:val="single" w:sz="3" w:space="0" w:color="000000"/>
            </w:tcBorders>
          </w:tcPr>
          <w:p w14:paraId="1D94BB9E"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6DEE4E00" w14:textId="77777777" w:rsidR="000B5A8A" w:rsidRPr="000B5A8A" w:rsidRDefault="000B5A8A" w:rsidP="000B5A8A">
            <w:pPr>
              <w:spacing w:after="0"/>
              <w:rPr>
                <w:sz w:val="16"/>
                <w:szCs w:val="16"/>
              </w:rPr>
            </w:pPr>
            <w:r w:rsidRPr="000B5A8A">
              <w:rPr>
                <w:sz w:val="16"/>
                <w:szCs w:val="16"/>
              </w:rPr>
              <w:t>For the high contrast mode to assist visually impaired individuals</w:t>
            </w:r>
          </w:p>
        </w:tc>
      </w:tr>
      <w:tr w:rsidR="000B5A8A" w14:paraId="62B9AA7E"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4A294C8F" w14:textId="77777777" w:rsidR="000B5A8A" w:rsidRPr="000B5A8A" w:rsidRDefault="000B5A8A" w:rsidP="000B5A8A">
            <w:pPr>
              <w:spacing w:after="0"/>
              <w:ind w:left="1"/>
              <w:rPr>
                <w:sz w:val="16"/>
                <w:szCs w:val="16"/>
              </w:rPr>
            </w:pPr>
            <w:r w:rsidRPr="000B5A8A">
              <w:rPr>
                <w:sz w:val="16"/>
                <w:szCs w:val="16"/>
              </w:rPr>
              <w:t>NFR5</w:t>
            </w:r>
          </w:p>
        </w:tc>
        <w:tc>
          <w:tcPr>
            <w:tcW w:w="1136" w:type="dxa"/>
            <w:tcBorders>
              <w:top w:val="single" w:sz="3" w:space="0" w:color="000000"/>
              <w:left w:val="single" w:sz="3" w:space="0" w:color="000000"/>
              <w:bottom w:val="single" w:sz="3" w:space="0" w:color="000000"/>
              <w:right w:val="single" w:sz="3" w:space="0" w:color="000000"/>
            </w:tcBorders>
            <w:vAlign w:val="bottom"/>
          </w:tcPr>
          <w:p w14:paraId="2D6AD5C7"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7698063C"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41342EEC" w14:textId="77777777" w:rsidR="000B5A8A" w:rsidRPr="000B5A8A" w:rsidRDefault="000B5A8A" w:rsidP="000B5A8A">
            <w:pPr>
              <w:spacing w:after="0"/>
              <w:rPr>
                <w:sz w:val="16"/>
                <w:szCs w:val="16"/>
              </w:rPr>
            </w:pPr>
            <w:r w:rsidRPr="000B5A8A">
              <w:rPr>
                <w:sz w:val="16"/>
                <w:szCs w:val="16"/>
              </w:rPr>
              <w:t>GUI</w:t>
            </w:r>
          </w:p>
        </w:tc>
        <w:tc>
          <w:tcPr>
            <w:tcW w:w="2328" w:type="dxa"/>
            <w:tcBorders>
              <w:top w:val="single" w:sz="3" w:space="0" w:color="000000"/>
              <w:left w:val="single" w:sz="3" w:space="0" w:color="000000"/>
              <w:bottom w:val="single" w:sz="3" w:space="0" w:color="000000"/>
              <w:right w:val="single" w:sz="3" w:space="0" w:color="000000"/>
            </w:tcBorders>
            <w:vAlign w:val="bottom"/>
          </w:tcPr>
          <w:p w14:paraId="09F8E8C8" w14:textId="77777777" w:rsidR="000B5A8A" w:rsidRPr="000B5A8A" w:rsidRDefault="000B5A8A" w:rsidP="000B5A8A">
            <w:pPr>
              <w:spacing w:after="0"/>
              <w:rPr>
                <w:sz w:val="16"/>
                <w:szCs w:val="16"/>
              </w:rPr>
            </w:pPr>
            <w:r w:rsidRPr="000B5A8A">
              <w:rPr>
                <w:sz w:val="16"/>
                <w:szCs w:val="16"/>
              </w:rPr>
              <w:t>Contain the PDGUKI branding</w:t>
            </w:r>
          </w:p>
        </w:tc>
        <w:tc>
          <w:tcPr>
            <w:tcW w:w="977" w:type="dxa"/>
            <w:tcBorders>
              <w:top w:val="single" w:sz="3" w:space="0" w:color="000000"/>
              <w:left w:val="single" w:sz="3" w:space="0" w:color="000000"/>
              <w:bottom w:val="single" w:sz="3" w:space="0" w:color="000000"/>
              <w:right w:val="single" w:sz="3" w:space="0" w:color="000000"/>
            </w:tcBorders>
            <w:vAlign w:val="bottom"/>
          </w:tcPr>
          <w:p w14:paraId="2D06FA5A" w14:textId="77777777" w:rsidR="000B5A8A" w:rsidRPr="000B5A8A" w:rsidRDefault="000B5A8A" w:rsidP="000B5A8A">
            <w:pPr>
              <w:spacing w:after="0"/>
              <w:rPr>
                <w:sz w:val="16"/>
                <w:szCs w:val="16"/>
              </w:rPr>
            </w:pPr>
            <w:r w:rsidRPr="000B5A8A">
              <w:rPr>
                <w:sz w:val="16"/>
                <w:szCs w:val="16"/>
              </w:rPr>
              <w:t>NFR6, NFR7</w:t>
            </w:r>
          </w:p>
        </w:tc>
        <w:tc>
          <w:tcPr>
            <w:tcW w:w="2623" w:type="dxa"/>
            <w:tcBorders>
              <w:top w:val="single" w:sz="3" w:space="0" w:color="000000"/>
              <w:left w:val="single" w:sz="3" w:space="0" w:color="000000"/>
              <w:bottom w:val="single" w:sz="3" w:space="0" w:color="000000"/>
              <w:right w:val="single" w:sz="3" w:space="0" w:color="000000"/>
            </w:tcBorders>
          </w:tcPr>
          <w:p w14:paraId="7FBF2349" w14:textId="77777777" w:rsidR="000B5A8A" w:rsidRPr="000B5A8A" w:rsidRDefault="000B5A8A" w:rsidP="000B5A8A">
            <w:pPr>
              <w:spacing w:after="0"/>
              <w:rPr>
                <w:sz w:val="16"/>
                <w:szCs w:val="16"/>
              </w:rPr>
            </w:pPr>
            <w:r w:rsidRPr="000B5A8A">
              <w:rPr>
                <w:sz w:val="16"/>
                <w:szCs w:val="16"/>
              </w:rPr>
              <w:t>If the branding of this site matches that of the other sites hosted by PDGUKI</w:t>
            </w:r>
          </w:p>
        </w:tc>
      </w:tr>
      <w:tr w:rsidR="000B5A8A" w14:paraId="660F8E4A"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07CE9119" w14:textId="77777777" w:rsidR="000B5A8A" w:rsidRPr="000B5A8A" w:rsidRDefault="000B5A8A" w:rsidP="000B5A8A">
            <w:pPr>
              <w:spacing w:after="0"/>
              <w:ind w:left="1"/>
              <w:rPr>
                <w:sz w:val="16"/>
                <w:szCs w:val="16"/>
              </w:rPr>
            </w:pPr>
            <w:r w:rsidRPr="000B5A8A">
              <w:rPr>
                <w:sz w:val="16"/>
                <w:szCs w:val="16"/>
              </w:rPr>
              <w:t>NFR6</w:t>
            </w:r>
          </w:p>
        </w:tc>
        <w:tc>
          <w:tcPr>
            <w:tcW w:w="1136" w:type="dxa"/>
            <w:tcBorders>
              <w:top w:val="single" w:sz="3" w:space="0" w:color="000000"/>
              <w:left w:val="single" w:sz="3" w:space="0" w:color="000000"/>
              <w:bottom w:val="single" w:sz="3" w:space="0" w:color="000000"/>
              <w:right w:val="single" w:sz="3" w:space="0" w:color="000000"/>
            </w:tcBorders>
            <w:vAlign w:val="bottom"/>
          </w:tcPr>
          <w:p w14:paraId="1AA12016"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3258A1B8"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0D40CC64" w14:textId="77777777" w:rsidR="000B5A8A" w:rsidRPr="000B5A8A" w:rsidRDefault="000B5A8A" w:rsidP="000B5A8A">
            <w:pPr>
              <w:spacing w:after="0"/>
              <w:rPr>
                <w:sz w:val="16"/>
                <w:szCs w:val="16"/>
              </w:rPr>
            </w:pPr>
            <w:r w:rsidRPr="000B5A8A">
              <w:rPr>
                <w:sz w:val="16"/>
                <w:szCs w:val="16"/>
              </w:rPr>
              <w:t>GUI</w:t>
            </w:r>
          </w:p>
        </w:tc>
        <w:tc>
          <w:tcPr>
            <w:tcW w:w="2328" w:type="dxa"/>
            <w:tcBorders>
              <w:top w:val="single" w:sz="3" w:space="0" w:color="000000"/>
              <w:left w:val="single" w:sz="3" w:space="0" w:color="000000"/>
              <w:bottom w:val="single" w:sz="3" w:space="0" w:color="000000"/>
              <w:right w:val="single" w:sz="3" w:space="0" w:color="000000"/>
            </w:tcBorders>
          </w:tcPr>
          <w:p w14:paraId="09EDC2D1" w14:textId="77777777" w:rsidR="000B5A8A" w:rsidRPr="000B5A8A" w:rsidRDefault="000B5A8A" w:rsidP="000B5A8A">
            <w:pPr>
              <w:spacing w:after="0"/>
              <w:rPr>
                <w:sz w:val="16"/>
                <w:szCs w:val="16"/>
              </w:rPr>
            </w:pPr>
            <w:r w:rsidRPr="000B5A8A">
              <w:rPr>
                <w:sz w:val="16"/>
                <w:szCs w:val="16"/>
              </w:rPr>
              <w:t>Use the colour #009999 as the primary colour of the website</w:t>
            </w:r>
          </w:p>
        </w:tc>
        <w:tc>
          <w:tcPr>
            <w:tcW w:w="977" w:type="dxa"/>
            <w:tcBorders>
              <w:top w:val="single" w:sz="3" w:space="0" w:color="000000"/>
              <w:left w:val="single" w:sz="3" w:space="0" w:color="000000"/>
              <w:bottom w:val="single" w:sz="3" w:space="0" w:color="000000"/>
              <w:right w:val="single" w:sz="3" w:space="0" w:color="000000"/>
            </w:tcBorders>
          </w:tcPr>
          <w:p w14:paraId="01577F08"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vAlign w:val="bottom"/>
          </w:tcPr>
          <w:p w14:paraId="14B104BD" w14:textId="77777777" w:rsidR="000B5A8A" w:rsidRPr="000B5A8A" w:rsidRDefault="000B5A8A" w:rsidP="000B5A8A">
            <w:pPr>
              <w:spacing w:after="0"/>
              <w:rPr>
                <w:sz w:val="16"/>
                <w:szCs w:val="16"/>
              </w:rPr>
            </w:pPr>
            <w:r w:rsidRPr="000B5A8A">
              <w:rPr>
                <w:sz w:val="16"/>
                <w:szCs w:val="16"/>
              </w:rPr>
              <w:t>For the colour #009999 to be used within the site</w:t>
            </w:r>
          </w:p>
        </w:tc>
      </w:tr>
      <w:tr w:rsidR="000B5A8A" w14:paraId="09D9A9A4"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7DD2AB19" w14:textId="77777777" w:rsidR="000B5A8A" w:rsidRPr="000B5A8A" w:rsidRDefault="000B5A8A" w:rsidP="000B5A8A">
            <w:pPr>
              <w:spacing w:after="0"/>
              <w:ind w:left="1"/>
              <w:rPr>
                <w:sz w:val="16"/>
                <w:szCs w:val="16"/>
              </w:rPr>
            </w:pPr>
            <w:r w:rsidRPr="000B5A8A">
              <w:rPr>
                <w:sz w:val="16"/>
                <w:szCs w:val="16"/>
              </w:rPr>
              <w:t>NFR7</w:t>
            </w:r>
          </w:p>
        </w:tc>
        <w:tc>
          <w:tcPr>
            <w:tcW w:w="1136" w:type="dxa"/>
            <w:tcBorders>
              <w:top w:val="single" w:sz="3" w:space="0" w:color="000000"/>
              <w:left w:val="single" w:sz="3" w:space="0" w:color="000000"/>
              <w:bottom w:val="single" w:sz="3" w:space="0" w:color="000000"/>
              <w:right w:val="single" w:sz="3" w:space="0" w:color="000000"/>
            </w:tcBorders>
            <w:vAlign w:val="bottom"/>
          </w:tcPr>
          <w:p w14:paraId="15FACA22"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51292B21"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33687458" w14:textId="77777777" w:rsidR="000B5A8A" w:rsidRPr="000B5A8A" w:rsidRDefault="000B5A8A" w:rsidP="000B5A8A">
            <w:pPr>
              <w:spacing w:after="0"/>
              <w:rPr>
                <w:sz w:val="16"/>
                <w:szCs w:val="16"/>
              </w:rPr>
            </w:pPr>
            <w:r w:rsidRPr="000B5A8A">
              <w:rPr>
                <w:sz w:val="16"/>
                <w:szCs w:val="16"/>
              </w:rPr>
              <w:t>GUI</w:t>
            </w:r>
          </w:p>
        </w:tc>
        <w:tc>
          <w:tcPr>
            <w:tcW w:w="2328" w:type="dxa"/>
            <w:tcBorders>
              <w:top w:val="single" w:sz="3" w:space="0" w:color="000000"/>
              <w:left w:val="single" w:sz="3" w:space="0" w:color="000000"/>
              <w:bottom w:val="single" w:sz="3" w:space="0" w:color="000000"/>
              <w:right w:val="single" w:sz="3" w:space="0" w:color="000000"/>
            </w:tcBorders>
            <w:vAlign w:val="bottom"/>
          </w:tcPr>
          <w:p w14:paraId="49442843" w14:textId="77777777" w:rsidR="000B5A8A" w:rsidRPr="000B5A8A" w:rsidRDefault="000B5A8A" w:rsidP="000B5A8A">
            <w:pPr>
              <w:spacing w:after="0"/>
              <w:rPr>
                <w:sz w:val="16"/>
                <w:szCs w:val="16"/>
              </w:rPr>
            </w:pPr>
            <w:r w:rsidRPr="000B5A8A">
              <w:rPr>
                <w:sz w:val="16"/>
                <w:szCs w:val="16"/>
              </w:rPr>
              <w:t>To use the PDGUKI logo within the website</w:t>
            </w:r>
          </w:p>
        </w:tc>
        <w:tc>
          <w:tcPr>
            <w:tcW w:w="977" w:type="dxa"/>
            <w:tcBorders>
              <w:top w:val="single" w:sz="3" w:space="0" w:color="000000"/>
              <w:left w:val="single" w:sz="3" w:space="0" w:color="000000"/>
              <w:bottom w:val="single" w:sz="3" w:space="0" w:color="000000"/>
              <w:right w:val="single" w:sz="3" w:space="0" w:color="000000"/>
            </w:tcBorders>
          </w:tcPr>
          <w:p w14:paraId="56C97971"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0A44BB7F" w14:textId="77777777" w:rsidR="000B5A8A" w:rsidRPr="000B5A8A" w:rsidRDefault="000B5A8A" w:rsidP="000B5A8A">
            <w:pPr>
              <w:spacing w:after="0"/>
              <w:rPr>
                <w:sz w:val="16"/>
                <w:szCs w:val="16"/>
              </w:rPr>
            </w:pPr>
            <w:r w:rsidRPr="000B5A8A">
              <w:rPr>
                <w:sz w:val="16"/>
                <w:szCs w:val="16"/>
              </w:rPr>
              <w:t>The logo to be placed in an appropriate position and for it to be identifiable</w:t>
            </w:r>
          </w:p>
        </w:tc>
      </w:tr>
      <w:tr w:rsidR="000B5A8A" w14:paraId="5EC0DDDD"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7E4DBC62" w14:textId="77777777" w:rsidR="000B5A8A" w:rsidRPr="000B5A8A" w:rsidRDefault="000B5A8A" w:rsidP="000B5A8A">
            <w:pPr>
              <w:spacing w:after="0"/>
              <w:ind w:left="1"/>
              <w:rPr>
                <w:sz w:val="16"/>
                <w:szCs w:val="16"/>
              </w:rPr>
            </w:pPr>
            <w:r w:rsidRPr="000B5A8A">
              <w:rPr>
                <w:sz w:val="16"/>
                <w:szCs w:val="16"/>
              </w:rPr>
              <w:t>NFR8</w:t>
            </w:r>
          </w:p>
        </w:tc>
        <w:tc>
          <w:tcPr>
            <w:tcW w:w="1136" w:type="dxa"/>
            <w:tcBorders>
              <w:top w:val="single" w:sz="3" w:space="0" w:color="000000"/>
              <w:left w:val="single" w:sz="3" w:space="0" w:color="000000"/>
              <w:bottom w:val="single" w:sz="3" w:space="0" w:color="000000"/>
              <w:right w:val="single" w:sz="3" w:space="0" w:color="000000"/>
            </w:tcBorders>
            <w:vAlign w:val="bottom"/>
          </w:tcPr>
          <w:p w14:paraId="07410A92"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653F2607"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42A2D414" w14:textId="77777777" w:rsidR="000B5A8A" w:rsidRPr="000B5A8A" w:rsidRDefault="000B5A8A" w:rsidP="000B5A8A">
            <w:pPr>
              <w:spacing w:after="0"/>
              <w:rPr>
                <w:sz w:val="16"/>
                <w:szCs w:val="16"/>
              </w:rPr>
            </w:pPr>
            <w:r w:rsidRPr="000B5A8A">
              <w:rPr>
                <w:sz w:val="16"/>
                <w:szCs w:val="16"/>
              </w:rPr>
              <w:t>Security</w:t>
            </w:r>
          </w:p>
        </w:tc>
        <w:tc>
          <w:tcPr>
            <w:tcW w:w="2328" w:type="dxa"/>
            <w:tcBorders>
              <w:top w:val="single" w:sz="3" w:space="0" w:color="000000"/>
              <w:left w:val="single" w:sz="3" w:space="0" w:color="000000"/>
              <w:bottom w:val="single" w:sz="3" w:space="0" w:color="000000"/>
              <w:right w:val="single" w:sz="3" w:space="0" w:color="000000"/>
            </w:tcBorders>
          </w:tcPr>
          <w:p w14:paraId="7BAECE91" w14:textId="77777777" w:rsidR="000B5A8A" w:rsidRPr="000B5A8A" w:rsidRDefault="000B5A8A" w:rsidP="000B5A8A">
            <w:pPr>
              <w:spacing w:after="0"/>
              <w:rPr>
                <w:sz w:val="16"/>
                <w:szCs w:val="16"/>
              </w:rPr>
            </w:pPr>
            <w:r w:rsidRPr="000B5A8A">
              <w:rPr>
                <w:sz w:val="16"/>
                <w:szCs w:val="16"/>
              </w:rPr>
              <w:t>The passwords should be hashed when stored to ensure security</w:t>
            </w:r>
          </w:p>
        </w:tc>
        <w:tc>
          <w:tcPr>
            <w:tcW w:w="977" w:type="dxa"/>
            <w:tcBorders>
              <w:top w:val="single" w:sz="3" w:space="0" w:color="000000"/>
              <w:left w:val="single" w:sz="3" w:space="0" w:color="000000"/>
              <w:bottom w:val="single" w:sz="3" w:space="0" w:color="000000"/>
              <w:right w:val="single" w:sz="3" w:space="0" w:color="000000"/>
            </w:tcBorders>
          </w:tcPr>
          <w:p w14:paraId="7C377F91"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7825D748" w14:textId="77777777" w:rsidR="000B5A8A" w:rsidRPr="000B5A8A" w:rsidRDefault="000B5A8A" w:rsidP="000B5A8A">
            <w:pPr>
              <w:spacing w:after="0"/>
              <w:ind w:right="1"/>
              <w:rPr>
                <w:sz w:val="16"/>
                <w:szCs w:val="16"/>
              </w:rPr>
            </w:pPr>
            <w:r w:rsidRPr="000B5A8A">
              <w:rPr>
                <w:sz w:val="16"/>
                <w:szCs w:val="16"/>
              </w:rPr>
              <w:t>If the passwords are hashed when stored within the database</w:t>
            </w:r>
          </w:p>
        </w:tc>
      </w:tr>
      <w:tr w:rsidR="000B5A8A" w14:paraId="754363CA"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280C591A" w14:textId="77777777" w:rsidR="000B5A8A" w:rsidRPr="000B5A8A" w:rsidRDefault="000B5A8A" w:rsidP="000B5A8A">
            <w:pPr>
              <w:spacing w:after="0"/>
              <w:ind w:left="1"/>
              <w:rPr>
                <w:sz w:val="16"/>
                <w:szCs w:val="16"/>
              </w:rPr>
            </w:pPr>
            <w:r w:rsidRPr="000B5A8A">
              <w:rPr>
                <w:sz w:val="16"/>
                <w:szCs w:val="16"/>
              </w:rPr>
              <w:t>FR7</w:t>
            </w:r>
          </w:p>
        </w:tc>
        <w:tc>
          <w:tcPr>
            <w:tcW w:w="1136" w:type="dxa"/>
            <w:tcBorders>
              <w:top w:val="single" w:sz="3" w:space="0" w:color="000000"/>
              <w:left w:val="single" w:sz="3" w:space="0" w:color="000000"/>
              <w:bottom w:val="single" w:sz="3" w:space="0" w:color="000000"/>
              <w:right w:val="single" w:sz="3" w:space="0" w:color="000000"/>
            </w:tcBorders>
            <w:vAlign w:val="bottom"/>
          </w:tcPr>
          <w:p w14:paraId="7CC310E9"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626CAC02"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7E0FC22F" w14:textId="77777777" w:rsidR="000B5A8A" w:rsidRPr="000B5A8A" w:rsidRDefault="000B5A8A" w:rsidP="000B5A8A">
            <w:pPr>
              <w:spacing w:after="0"/>
              <w:rPr>
                <w:sz w:val="16"/>
                <w:szCs w:val="16"/>
              </w:rPr>
            </w:pPr>
            <w:r w:rsidRPr="000B5A8A">
              <w:rPr>
                <w:sz w:val="16"/>
                <w:szCs w:val="16"/>
              </w:rPr>
              <w:t>Login</w:t>
            </w:r>
          </w:p>
        </w:tc>
        <w:tc>
          <w:tcPr>
            <w:tcW w:w="2328" w:type="dxa"/>
            <w:tcBorders>
              <w:top w:val="single" w:sz="3" w:space="0" w:color="000000"/>
              <w:left w:val="single" w:sz="3" w:space="0" w:color="000000"/>
              <w:bottom w:val="single" w:sz="3" w:space="0" w:color="000000"/>
              <w:right w:val="single" w:sz="3" w:space="0" w:color="000000"/>
            </w:tcBorders>
            <w:vAlign w:val="bottom"/>
          </w:tcPr>
          <w:p w14:paraId="3D996FC6" w14:textId="77777777" w:rsidR="000B5A8A" w:rsidRPr="000B5A8A" w:rsidRDefault="000B5A8A" w:rsidP="000B5A8A">
            <w:pPr>
              <w:spacing w:after="0"/>
              <w:rPr>
                <w:sz w:val="16"/>
                <w:szCs w:val="16"/>
              </w:rPr>
            </w:pPr>
            <w:r w:rsidRPr="000B5A8A">
              <w:rPr>
                <w:sz w:val="16"/>
                <w:szCs w:val="16"/>
              </w:rPr>
              <w:t>Need to be linked to the current QUB hosted site</w:t>
            </w:r>
          </w:p>
        </w:tc>
        <w:tc>
          <w:tcPr>
            <w:tcW w:w="977" w:type="dxa"/>
            <w:tcBorders>
              <w:top w:val="single" w:sz="3" w:space="0" w:color="000000"/>
              <w:left w:val="single" w:sz="3" w:space="0" w:color="000000"/>
              <w:bottom w:val="single" w:sz="3" w:space="0" w:color="000000"/>
              <w:right w:val="single" w:sz="3" w:space="0" w:color="000000"/>
            </w:tcBorders>
          </w:tcPr>
          <w:p w14:paraId="4261CB95"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3CCBE600" w14:textId="77777777" w:rsidR="000B5A8A" w:rsidRPr="000B5A8A" w:rsidRDefault="000B5A8A" w:rsidP="000B5A8A">
            <w:pPr>
              <w:spacing w:after="0"/>
              <w:rPr>
                <w:sz w:val="16"/>
                <w:szCs w:val="16"/>
              </w:rPr>
            </w:pPr>
            <w:r w:rsidRPr="000B5A8A">
              <w:rPr>
                <w:sz w:val="16"/>
                <w:szCs w:val="16"/>
              </w:rPr>
              <w:t>A hyperlink to be included in the current site that points to this system</w:t>
            </w:r>
          </w:p>
        </w:tc>
      </w:tr>
      <w:tr w:rsidR="000B5A8A" w14:paraId="0C33018F"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35583BC3" w14:textId="77777777" w:rsidR="000B5A8A" w:rsidRPr="000B5A8A" w:rsidRDefault="000B5A8A" w:rsidP="000B5A8A">
            <w:pPr>
              <w:spacing w:after="0"/>
              <w:ind w:left="1"/>
              <w:rPr>
                <w:sz w:val="16"/>
                <w:szCs w:val="16"/>
              </w:rPr>
            </w:pPr>
            <w:r w:rsidRPr="000B5A8A">
              <w:rPr>
                <w:sz w:val="16"/>
                <w:szCs w:val="16"/>
              </w:rPr>
              <w:lastRenderedPageBreak/>
              <w:t>NFR9</w:t>
            </w:r>
          </w:p>
        </w:tc>
        <w:tc>
          <w:tcPr>
            <w:tcW w:w="1136" w:type="dxa"/>
            <w:tcBorders>
              <w:top w:val="single" w:sz="3" w:space="0" w:color="000000"/>
              <w:left w:val="single" w:sz="3" w:space="0" w:color="000000"/>
              <w:bottom w:val="single" w:sz="3" w:space="0" w:color="000000"/>
              <w:right w:val="single" w:sz="3" w:space="0" w:color="000000"/>
            </w:tcBorders>
            <w:vAlign w:val="bottom"/>
          </w:tcPr>
          <w:p w14:paraId="14F97997"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41BA4FDA" w14:textId="77777777" w:rsidR="000B5A8A" w:rsidRPr="000B5A8A" w:rsidRDefault="000B5A8A" w:rsidP="000B5A8A">
            <w:pPr>
              <w:spacing w:after="0"/>
              <w:rPr>
                <w:sz w:val="16"/>
                <w:szCs w:val="16"/>
              </w:rPr>
            </w:pPr>
            <w:r w:rsidRPr="000B5A8A">
              <w:rPr>
                <w:sz w:val="16"/>
                <w:szCs w:val="16"/>
              </w:rPr>
              <w:t>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2396284D" w14:textId="77777777" w:rsidR="000B5A8A" w:rsidRPr="000B5A8A" w:rsidRDefault="000B5A8A" w:rsidP="000B5A8A">
            <w:pPr>
              <w:spacing w:after="0"/>
              <w:rPr>
                <w:sz w:val="16"/>
                <w:szCs w:val="16"/>
              </w:rPr>
            </w:pPr>
            <w:r w:rsidRPr="000B5A8A">
              <w:rPr>
                <w:sz w:val="16"/>
                <w:szCs w:val="16"/>
              </w:rPr>
              <w:t>Content</w:t>
            </w:r>
          </w:p>
        </w:tc>
        <w:tc>
          <w:tcPr>
            <w:tcW w:w="2328" w:type="dxa"/>
            <w:tcBorders>
              <w:top w:val="single" w:sz="3" w:space="0" w:color="000000"/>
              <w:left w:val="single" w:sz="3" w:space="0" w:color="000000"/>
              <w:bottom w:val="single" w:sz="3" w:space="0" w:color="000000"/>
              <w:right w:val="single" w:sz="3" w:space="0" w:color="000000"/>
            </w:tcBorders>
            <w:vAlign w:val="bottom"/>
          </w:tcPr>
          <w:p w14:paraId="5294DE19" w14:textId="77777777" w:rsidR="000B5A8A" w:rsidRPr="000B5A8A" w:rsidRDefault="000B5A8A" w:rsidP="000B5A8A">
            <w:pPr>
              <w:spacing w:after="0"/>
              <w:rPr>
                <w:sz w:val="16"/>
                <w:szCs w:val="16"/>
              </w:rPr>
            </w:pPr>
            <w:r w:rsidRPr="000B5A8A">
              <w:rPr>
                <w:sz w:val="16"/>
                <w:szCs w:val="16"/>
              </w:rPr>
              <w:t>Content should be broken up into logical 'chapters'</w:t>
            </w:r>
          </w:p>
        </w:tc>
        <w:tc>
          <w:tcPr>
            <w:tcW w:w="977" w:type="dxa"/>
            <w:tcBorders>
              <w:top w:val="single" w:sz="3" w:space="0" w:color="000000"/>
              <w:left w:val="single" w:sz="3" w:space="0" w:color="000000"/>
              <w:bottom w:val="single" w:sz="3" w:space="0" w:color="000000"/>
              <w:right w:val="single" w:sz="3" w:space="0" w:color="000000"/>
            </w:tcBorders>
          </w:tcPr>
          <w:p w14:paraId="341953E7"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4AB49132" w14:textId="77777777" w:rsidR="000B5A8A" w:rsidRPr="000B5A8A" w:rsidRDefault="000B5A8A" w:rsidP="000B5A8A">
            <w:pPr>
              <w:spacing w:after="0"/>
              <w:ind w:right="8"/>
              <w:rPr>
                <w:sz w:val="16"/>
                <w:szCs w:val="16"/>
              </w:rPr>
            </w:pPr>
            <w:r w:rsidRPr="000B5A8A">
              <w:rPr>
                <w:sz w:val="16"/>
                <w:szCs w:val="16"/>
              </w:rPr>
              <w:t>For the content to be broken up into chapters which then can be navigated through</w:t>
            </w:r>
          </w:p>
        </w:tc>
      </w:tr>
      <w:tr w:rsidR="000B5A8A" w14:paraId="607273C9"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1BCF8EFD" w14:textId="77777777" w:rsidR="000B5A8A" w:rsidRPr="000B5A8A" w:rsidRDefault="000B5A8A" w:rsidP="000B5A8A">
            <w:pPr>
              <w:spacing w:after="0"/>
              <w:ind w:left="1"/>
              <w:rPr>
                <w:sz w:val="16"/>
                <w:szCs w:val="16"/>
              </w:rPr>
            </w:pPr>
            <w:r w:rsidRPr="000B5A8A">
              <w:rPr>
                <w:sz w:val="16"/>
                <w:szCs w:val="16"/>
              </w:rPr>
              <w:t>FR8</w:t>
            </w:r>
          </w:p>
        </w:tc>
        <w:tc>
          <w:tcPr>
            <w:tcW w:w="1136" w:type="dxa"/>
            <w:tcBorders>
              <w:top w:val="single" w:sz="3" w:space="0" w:color="000000"/>
              <w:left w:val="single" w:sz="3" w:space="0" w:color="000000"/>
              <w:bottom w:val="single" w:sz="3" w:space="0" w:color="000000"/>
              <w:right w:val="single" w:sz="3" w:space="0" w:color="000000"/>
            </w:tcBorders>
            <w:vAlign w:val="bottom"/>
          </w:tcPr>
          <w:p w14:paraId="04AD30B1"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0331B34C"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24B8188B" w14:textId="77777777" w:rsidR="000B5A8A" w:rsidRPr="000B5A8A" w:rsidRDefault="000B5A8A" w:rsidP="000B5A8A">
            <w:pPr>
              <w:spacing w:after="0"/>
              <w:rPr>
                <w:sz w:val="16"/>
                <w:szCs w:val="16"/>
              </w:rPr>
            </w:pPr>
            <w:r w:rsidRPr="000B5A8A">
              <w:rPr>
                <w:sz w:val="16"/>
                <w:szCs w:val="16"/>
              </w:rPr>
              <w:t>Login</w:t>
            </w:r>
          </w:p>
        </w:tc>
        <w:tc>
          <w:tcPr>
            <w:tcW w:w="2328" w:type="dxa"/>
            <w:tcBorders>
              <w:top w:val="single" w:sz="3" w:space="0" w:color="000000"/>
              <w:left w:val="single" w:sz="3" w:space="0" w:color="000000"/>
              <w:bottom w:val="single" w:sz="3" w:space="0" w:color="000000"/>
              <w:right w:val="single" w:sz="3" w:space="0" w:color="000000"/>
            </w:tcBorders>
          </w:tcPr>
          <w:p w14:paraId="45924D3D" w14:textId="77777777" w:rsidR="000B5A8A" w:rsidRPr="000B5A8A" w:rsidRDefault="000B5A8A" w:rsidP="000B5A8A">
            <w:pPr>
              <w:spacing w:after="0"/>
              <w:rPr>
                <w:sz w:val="16"/>
                <w:szCs w:val="16"/>
              </w:rPr>
            </w:pPr>
            <w:r w:rsidRPr="000B5A8A">
              <w:rPr>
                <w:sz w:val="16"/>
                <w:szCs w:val="16"/>
              </w:rPr>
              <w:t>Store a user's name, email, profession, and geographic location (country level)</w:t>
            </w:r>
          </w:p>
        </w:tc>
        <w:tc>
          <w:tcPr>
            <w:tcW w:w="977" w:type="dxa"/>
            <w:tcBorders>
              <w:top w:val="single" w:sz="3" w:space="0" w:color="000000"/>
              <w:left w:val="single" w:sz="3" w:space="0" w:color="000000"/>
              <w:bottom w:val="single" w:sz="3" w:space="0" w:color="000000"/>
              <w:right w:val="single" w:sz="3" w:space="0" w:color="000000"/>
            </w:tcBorders>
          </w:tcPr>
          <w:p w14:paraId="18A9E53E"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48CC4B52" w14:textId="77777777" w:rsidR="000B5A8A" w:rsidRPr="000B5A8A" w:rsidRDefault="000B5A8A" w:rsidP="000B5A8A">
            <w:pPr>
              <w:spacing w:after="0"/>
              <w:ind w:right="3"/>
              <w:rPr>
                <w:sz w:val="16"/>
                <w:szCs w:val="16"/>
              </w:rPr>
            </w:pPr>
            <w:r w:rsidRPr="000B5A8A">
              <w:rPr>
                <w:sz w:val="16"/>
                <w:szCs w:val="16"/>
              </w:rPr>
              <w:t>For the relevant information to be permanently stored on the system</w:t>
            </w:r>
          </w:p>
        </w:tc>
      </w:tr>
      <w:tr w:rsidR="000B5A8A" w14:paraId="2D453362"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21D0CE8C" w14:textId="77777777" w:rsidR="000B5A8A" w:rsidRPr="000B5A8A" w:rsidRDefault="000B5A8A" w:rsidP="000B5A8A">
            <w:pPr>
              <w:spacing w:after="0"/>
              <w:ind w:left="1"/>
              <w:rPr>
                <w:sz w:val="16"/>
                <w:szCs w:val="16"/>
              </w:rPr>
            </w:pPr>
            <w:r w:rsidRPr="000B5A8A">
              <w:rPr>
                <w:sz w:val="16"/>
                <w:szCs w:val="16"/>
              </w:rPr>
              <w:t>NFR10</w:t>
            </w:r>
          </w:p>
        </w:tc>
        <w:tc>
          <w:tcPr>
            <w:tcW w:w="1136" w:type="dxa"/>
            <w:tcBorders>
              <w:top w:val="single" w:sz="3" w:space="0" w:color="000000"/>
              <w:left w:val="single" w:sz="3" w:space="0" w:color="000000"/>
              <w:bottom w:val="single" w:sz="3" w:space="0" w:color="000000"/>
              <w:right w:val="single" w:sz="3" w:space="0" w:color="000000"/>
            </w:tcBorders>
            <w:vAlign w:val="bottom"/>
          </w:tcPr>
          <w:p w14:paraId="6290933E"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5F6DAF2D" w14:textId="77777777" w:rsidR="000B5A8A" w:rsidRPr="000B5A8A" w:rsidRDefault="000B5A8A" w:rsidP="000B5A8A">
            <w:pPr>
              <w:spacing w:after="0"/>
              <w:rPr>
                <w:sz w:val="16"/>
                <w:szCs w:val="16"/>
              </w:rPr>
            </w:pPr>
            <w:r w:rsidRPr="000B5A8A">
              <w:rPr>
                <w:sz w:val="16"/>
                <w:szCs w:val="16"/>
              </w:rPr>
              <w:t>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0DE642A5" w14:textId="77777777" w:rsidR="000B5A8A" w:rsidRPr="000B5A8A" w:rsidRDefault="000B5A8A" w:rsidP="000B5A8A">
            <w:pPr>
              <w:spacing w:after="0"/>
              <w:rPr>
                <w:sz w:val="16"/>
                <w:szCs w:val="16"/>
              </w:rPr>
            </w:pPr>
            <w:r w:rsidRPr="000B5A8A">
              <w:rPr>
                <w:sz w:val="16"/>
                <w:szCs w:val="16"/>
              </w:rPr>
              <w:t>Accessibility</w:t>
            </w:r>
          </w:p>
        </w:tc>
        <w:tc>
          <w:tcPr>
            <w:tcW w:w="2328" w:type="dxa"/>
            <w:tcBorders>
              <w:top w:val="single" w:sz="3" w:space="0" w:color="000000"/>
              <w:left w:val="single" w:sz="3" w:space="0" w:color="000000"/>
              <w:bottom w:val="single" w:sz="3" w:space="0" w:color="000000"/>
              <w:right w:val="single" w:sz="3" w:space="0" w:color="000000"/>
            </w:tcBorders>
            <w:vAlign w:val="bottom"/>
          </w:tcPr>
          <w:p w14:paraId="559759A1" w14:textId="77777777" w:rsidR="000B5A8A" w:rsidRPr="000B5A8A" w:rsidRDefault="000B5A8A" w:rsidP="000B5A8A">
            <w:pPr>
              <w:spacing w:after="0"/>
              <w:rPr>
                <w:sz w:val="16"/>
                <w:szCs w:val="16"/>
              </w:rPr>
            </w:pPr>
            <w:r w:rsidRPr="000B5A8A">
              <w:rPr>
                <w:sz w:val="16"/>
                <w:szCs w:val="16"/>
              </w:rPr>
              <w:t>Contain information to assist screen readers</w:t>
            </w:r>
          </w:p>
        </w:tc>
        <w:tc>
          <w:tcPr>
            <w:tcW w:w="977" w:type="dxa"/>
            <w:tcBorders>
              <w:top w:val="single" w:sz="3" w:space="0" w:color="000000"/>
              <w:left w:val="single" w:sz="3" w:space="0" w:color="000000"/>
              <w:bottom w:val="single" w:sz="3" w:space="0" w:color="000000"/>
              <w:right w:val="single" w:sz="3" w:space="0" w:color="000000"/>
            </w:tcBorders>
          </w:tcPr>
          <w:p w14:paraId="2A565D57"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4E47A301" w14:textId="77777777" w:rsidR="000B5A8A" w:rsidRPr="000B5A8A" w:rsidRDefault="000B5A8A" w:rsidP="000B5A8A">
            <w:pPr>
              <w:spacing w:after="0"/>
              <w:rPr>
                <w:sz w:val="16"/>
                <w:szCs w:val="16"/>
              </w:rPr>
            </w:pPr>
            <w:r w:rsidRPr="000B5A8A">
              <w:rPr>
                <w:sz w:val="16"/>
                <w:szCs w:val="16"/>
              </w:rPr>
              <w:t xml:space="preserve">For a screen reader to 'read' </w:t>
            </w:r>
            <w:proofErr w:type="gramStart"/>
            <w:r w:rsidRPr="000B5A8A">
              <w:rPr>
                <w:sz w:val="16"/>
                <w:szCs w:val="16"/>
              </w:rPr>
              <w:t>all of</w:t>
            </w:r>
            <w:proofErr w:type="gramEnd"/>
            <w:r w:rsidRPr="000B5A8A">
              <w:rPr>
                <w:sz w:val="16"/>
                <w:szCs w:val="16"/>
              </w:rPr>
              <w:t xml:space="preserve"> the information on the system</w:t>
            </w:r>
          </w:p>
        </w:tc>
      </w:tr>
      <w:tr w:rsidR="000B5A8A" w14:paraId="5DFEFE7A" w14:textId="77777777" w:rsidTr="000B5A8A">
        <w:trPr>
          <w:trHeight w:val="421"/>
        </w:trPr>
        <w:tc>
          <w:tcPr>
            <w:tcW w:w="867" w:type="dxa"/>
            <w:tcBorders>
              <w:top w:val="single" w:sz="3" w:space="0" w:color="000000"/>
              <w:left w:val="single" w:sz="3" w:space="0" w:color="000000"/>
              <w:bottom w:val="single" w:sz="3" w:space="0" w:color="000000"/>
              <w:right w:val="single" w:sz="3" w:space="0" w:color="000000"/>
            </w:tcBorders>
            <w:vAlign w:val="bottom"/>
          </w:tcPr>
          <w:p w14:paraId="52D0FE28" w14:textId="77777777" w:rsidR="000B5A8A" w:rsidRPr="000B5A8A" w:rsidRDefault="000B5A8A" w:rsidP="000B5A8A">
            <w:pPr>
              <w:spacing w:after="0"/>
              <w:ind w:left="1"/>
              <w:rPr>
                <w:sz w:val="16"/>
                <w:szCs w:val="16"/>
              </w:rPr>
            </w:pPr>
            <w:r w:rsidRPr="000B5A8A">
              <w:rPr>
                <w:sz w:val="16"/>
                <w:szCs w:val="16"/>
              </w:rPr>
              <w:t>NFR11</w:t>
            </w:r>
          </w:p>
        </w:tc>
        <w:tc>
          <w:tcPr>
            <w:tcW w:w="1136" w:type="dxa"/>
            <w:tcBorders>
              <w:top w:val="single" w:sz="3" w:space="0" w:color="000000"/>
              <w:left w:val="single" w:sz="3" w:space="0" w:color="000000"/>
              <w:bottom w:val="single" w:sz="3" w:space="0" w:color="000000"/>
              <w:right w:val="single" w:sz="3" w:space="0" w:color="000000"/>
            </w:tcBorders>
            <w:vAlign w:val="bottom"/>
          </w:tcPr>
          <w:p w14:paraId="36B33047"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134FF547"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7D816454" w14:textId="77777777" w:rsidR="000B5A8A" w:rsidRPr="000B5A8A" w:rsidRDefault="000B5A8A" w:rsidP="000B5A8A">
            <w:pPr>
              <w:spacing w:after="0"/>
              <w:rPr>
                <w:sz w:val="16"/>
                <w:szCs w:val="16"/>
              </w:rPr>
            </w:pPr>
            <w:r w:rsidRPr="000B5A8A">
              <w:rPr>
                <w:sz w:val="16"/>
                <w:szCs w:val="16"/>
              </w:rPr>
              <w:t>Security</w:t>
            </w:r>
          </w:p>
        </w:tc>
        <w:tc>
          <w:tcPr>
            <w:tcW w:w="2328" w:type="dxa"/>
            <w:tcBorders>
              <w:top w:val="single" w:sz="3" w:space="0" w:color="000000"/>
              <w:left w:val="single" w:sz="3" w:space="0" w:color="000000"/>
              <w:bottom w:val="single" w:sz="3" w:space="0" w:color="000000"/>
              <w:right w:val="single" w:sz="3" w:space="0" w:color="000000"/>
            </w:tcBorders>
          </w:tcPr>
          <w:p w14:paraId="67F2EBEA" w14:textId="77777777" w:rsidR="000B5A8A" w:rsidRPr="000B5A8A" w:rsidRDefault="000B5A8A" w:rsidP="000B5A8A">
            <w:pPr>
              <w:spacing w:after="0"/>
              <w:ind w:right="31"/>
              <w:rPr>
                <w:sz w:val="16"/>
                <w:szCs w:val="16"/>
              </w:rPr>
            </w:pPr>
            <w:r w:rsidRPr="000B5A8A">
              <w:rPr>
                <w:sz w:val="16"/>
                <w:szCs w:val="16"/>
              </w:rPr>
              <w:t>Passwords should be 8 characters long, contain at least one number, letter, special character, upper case character and lower-case character</w:t>
            </w:r>
          </w:p>
        </w:tc>
        <w:tc>
          <w:tcPr>
            <w:tcW w:w="977" w:type="dxa"/>
            <w:tcBorders>
              <w:top w:val="single" w:sz="3" w:space="0" w:color="000000"/>
              <w:left w:val="single" w:sz="3" w:space="0" w:color="000000"/>
              <w:bottom w:val="single" w:sz="3" w:space="0" w:color="000000"/>
              <w:right w:val="single" w:sz="3" w:space="0" w:color="000000"/>
            </w:tcBorders>
          </w:tcPr>
          <w:p w14:paraId="6D516485"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vAlign w:val="bottom"/>
          </w:tcPr>
          <w:p w14:paraId="668A2D76" w14:textId="77777777" w:rsidR="000B5A8A" w:rsidRPr="000B5A8A" w:rsidRDefault="000B5A8A" w:rsidP="000B5A8A">
            <w:pPr>
              <w:spacing w:after="0"/>
              <w:rPr>
                <w:sz w:val="16"/>
                <w:szCs w:val="16"/>
              </w:rPr>
            </w:pPr>
            <w:r w:rsidRPr="000B5A8A">
              <w:rPr>
                <w:sz w:val="16"/>
                <w:szCs w:val="16"/>
              </w:rPr>
              <w:t>A user should not be able to create a password which does not fit the requirements</w:t>
            </w:r>
          </w:p>
        </w:tc>
      </w:tr>
      <w:tr w:rsidR="000B5A8A" w14:paraId="080D21A0"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1A757CC4" w14:textId="77777777" w:rsidR="000B5A8A" w:rsidRPr="000B5A8A" w:rsidRDefault="000B5A8A" w:rsidP="000B5A8A">
            <w:pPr>
              <w:spacing w:after="0"/>
              <w:ind w:left="1"/>
              <w:rPr>
                <w:sz w:val="16"/>
                <w:szCs w:val="16"/>
              </w:rPr>
            </w:pPr>
            <w:r w:rsidRPr="000B5A8A">
              <w:rPr>
                <w:sz w:val="16"/>
                <w:szCs w:val="16"/>
              </w:rPr>
              <w:t>FR9</w:t>
            </w:r>
          </w:p>
        </w:tc>
        <w:tc>
          <w:tcPr>
            <w:tcW w:w="1136" w:type="dxa"/>
            <w:tcBorders>
              <w:top w:val="single" w:sz="3" w:space="0" w:color="000000"/>
              <w:left w:val="single" w:sz="3" w:space="0" w:color="000000"/>
              <w:bottom w:val="single" w:sz="3" w:space="0" w:color="000000"/>
              <w:right w:val="single" w:sz="3" w:space="0" w:color="000000"/>
            </w:tcBorders>
            <w:vAlign w:val="bottom"/>
          </w:tcPr>
          <w:p w14:paraId="28403B01"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432459FF" w14:textId="77777777" w:rsidR="000B5A8A" w:rsidRPr="000B5A8A" w:rsidRDefault="000B5A8A" w:rsidP="000B5A8A">
            <w:pPr>
              <w:spacing w:after="0"/>
              <w:rPr>
                <w:sz w:val="16"/>
                <w:szCs w:val="16"/>
              </w:rPr>
            </w:pPr>
            <w:r w:rsidRPr="000B5A8A">
              <w:rPr>
                <w:sz w:val="16"/>
                <w:szCs w:val="16"/>
              </w:rPr>
              <w:t>Audit</w:t>
            </w:r>
          </w:p>
        </w:tc>
        <w:tc>
          <w:tcPr>
            <w:tcW w:w="1081" w:type="dxa"/>
            <w:tcBorders>
              <w:top w:val="single" w:sz="3" w:space="0" w:color="000000"/>
              <w:left w:val="single" w:sz="3" w:space="0" w:color="000000"/>
              <w:bottom w:val="single" w:sz="3" w:space="0" w:color="000000"/>
              <w:right w:val="single" w:sz="3" w:space="0" w:color="000000"/>
            </w:tcBorders>
            <w:vAlign w:val="bottom"/>
          </w:tcPr>
          <w:p w14:paraId="649D7429" w14:textId="77777777" w:rsidR="000B5A8A" w:rsidRPr="000B5A8A" w:rsidRDefault="000B5A8A" w:rsidP="000B5A8A">
            <w:pPr>
              <w:spacing w:after="0"/>
              <w:rPr>
                <w:sz w:val="16"/>
                <w:szCs w:val="16"/>
              </w:rPr>
            </w:pPr>
            <w:r w:rsidRPr="000B5A8A">
              <w:rPr>
                <w:sz w:val="16"/>
                <w:szCs w:val="16"/>
              </w:rPr>
              <w:t>Content</w:t>
            </w:r>
          </w:p>
        </w:tc>
        <w:tc>
          <w:tcPr>
            <w:tcW w:w="2328" w:type="dxa"/>
            <w:tcBorders>
              <w:top w:val="single" w:sz="3" w:space="0" w:color="000000"/>
              <w:left w:val="single" w:sz="3" w:space="0" w:color="000000"/>
              <w:bottom w:val="single" w:sz="3" w:space="0" w:color="000000"/>
              <w:right w:val="single" w:sz="3" w:space="0" w:color="000000"/>
            </w:tcBorders>
          </w:tcPr>
          <w:p w14:paraId="077E31A6" w14:textId="77777777" w:rsidR="000B5A8A" w:rsidRPr="000B5A8A" w:rsidRDefault="000B5A8A" w:rsidP="000B5A8A">
            <w:pPr>
              <w:spacing w:after="0"/>
              <w:rPr>
                <w:sz w:val="16"/>
                <w:szCs w:val="16"/>
              </w:rPr>
            </w:pPr>
            <w:r w:rsidRPr="000B5A8A">
              <w:rPr>
                <w:sz w:val="16"/>
                <w:szCs w:val="16"/>
              </w:rPr>
              <w:t>Process the required calculations based on the audit data</w:t>
            </w:r>
          </w:p>
        </w:tc>
        <w:tc>
          <w:tcPr>
            <w:tcW w:w="977" w:type="dxa"/>
            <w:tcBorders>
              <w:top w:val="single" w:sz="3" w:space="0" w:color="000000"/>
              <w:left w:val="single" w:sz="3" w:space="0" w:color="000000"/>
              <w:bottom w:val="single" w:sz="3" w:space="0" w:color="000000"/>
              <w:right w:val="single" w:sz="3" w:space="0" w:color="000000"/>
            </w:tcBorders>
          </w:tcPr>
          <w:p w14:paraId="0F435E3C"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2682EEBA" w14:textId="77777777" w:rsidR="000B5A8A" w:rsidRPr="000B5A8A" w:rsidRDefault="000B5A8A" w:rsidP="000B5A8A">
            <w:pPr>
              <w:spacing w:after="0"/>
              <w:rPr>
                <w:sz w:val="16"/>
                <w:szCs w:val="16"/>
              </w:rPr>
            </w:pPr>
            <w:r w:rsidRPr="000B5A8A">
              <w:rPr>
                <w:sz w:val="16"/>
                <w:szCs w:val="16"/>
              </w:rPr>
              <w:t>Certain calculations will be applied to the audit data and the results of these will be stored</w:t>
            </w:r>
          </w:p>
        </w:tc>
      </w:tr>
      <w:tr w:rsidR="000B5A8A" w14:paraId="16784591"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7ACFB89C" w14:textId="77777777" w:rsidR="000B5A8A" w:rsidRPr="000B5A8A" w:rsidRDefault="000B5A8A" w:rsidP="000B5A8A">
            <w:pPr>
              <w:spacing w:after="0"/>
              <w:ind w:left="1"/>
              <w:rPr>
                <w:sz w:val="16"/>
                <w:szCs w:val="16"/>
              </w:rPr>
            </w:pPr>
            <w:r w:rsidRPr="000B5A8A">
              <w:rPr>
                <w:sz w:val="16"/>
                <w:szCs w:val="16"/>
              </w:rPr>
              <w:t>FR10</w:t>
            </w:r>
          </w:p>
        </w:tc>
        <w:tc>
          <w:tcPr>
            <w:tcW w:w="1136" w:type="dxa"/>
            <w:tcBorders>
              <w:top w:val="single" w:sz="3" w:space="0" w:color="000000"/>
              <w:left w:val="single" w:sz="3" w:space="0" w:color="000000"/>
              <w:bottom w:val="single" w:sz="3" w:space="0" w:color="000000"/>
              <w:right w:val="single" w:sz="3" w:space="0" w:color="000000"/>
            </w:tcBorders>
            <w:vAlign w:val="bottom"/>
          </w:tcPr>
          <w:p w14:paraId="0DEA2F70"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6C2A8B6A" w14:textId="77777777" w:rsidR="000B5A8A" w:rsidRPr="000B5A8A" w:rsidRDefault="000B5A8A" w:rsidP="000B5A8A">
            <w:pPr>
              <w:spacing w:after="0"/>
              <w:rPr>
                <w:sz w:val="16"/>
                <w:szCs w:val="16"/>
              </w:rPr>
            </w:pPr>
            <w:r w:rsidRPr="000B5A8A">
              <w:rPr>
                <w:sz w:val="16"/>
                <w:szCs w:val="16"/>
              </w:rPr>
              <w:t>Audit</w:t>
            </w:r>
          </w:p>
        </w:tc>
        <w:tc>
          <w:tcPr>
            <w:tcW w:w="1081" w:type="dxa"/>
            <w:tcBorders>
              <w:top w:val="single" w:sz="3" w:space="0" w:color="000000"/>
              <w:left w:val="single" w:sz="3" w:space="0" w:color="000000"/>
              <w:bottom w:val="single" w:sz="3" w:space="0" w:color="000000"/>
              <w:right w:val="single" w:sz="3" w:space="0" w:color="000000"/>
            </w:tcBorders>
            <w:vAlign w:val="bottom"/>
          </w:tcPr>
          <w:p w14:paraId="37335666" w14:textId="77777777" w:rsidR="000B5A8A" w:rsidRPr="000B5A8A" w:rsidRDefault="000B5A8A" w:rsidP="000B5A8A">
            <w:pPr>
              <w:spacing w:after="0"/>
              <w:rPr>
                <w:sz w:val="16"/>
                <w:szCs w:val="16"/>
              </w:rPr>
            </w:pPr>
            <w:r w:rsidRPr="000B5A8A">
              <w:rPr>
                <w:sz w:val="16"/>
                <w:szCs w:val="16"/>
              </w:rPr>
              <w:t>Login</w:t>
            </w:r>
          </w:p>
        </w:tc>
        <w:tc>
          <w:tcPr>
            <w:tcW w:w="2328" w:type="dxa"/>
            <w:tcBorders>
              <w:top w:val="single" w:sz="3" w:space="0" w:color="000000"/>
              <w:left w:val="single" w:sz="3" w:space="0" w:color="000000"/>
              <w:bottom w:val="single" w:sz="3" w:space="0" w:color="000000"/>
              <w:right w:val="single" w:sz="3" w:space="0" w:color="000000"/>
            </w:tcBorders>
            <w:vAlign w:val="bottom"/>
          </w:tcPr>
          <w:p w14:paraId="47864851" w14:textId="77777777" w:rsidR="000B5A8A" w:rsidRPr="000B5A8A" w:rsidRDefault="000B5A8A" w:rsidP="000B5A8A">
            <w:pPr>
              <w:spacing w:after="0"/>
              <w:rPr>
                <w:sz w:val="16"/>
                <w:szCs w:val="16"/>
              </w:rPr>
            </w:pPr>
            <w:r w:rsidRPr="000B5A8A">
              <w:rPr>
                <w:sz w:val="16"/>
                <w:szCs w:val="16"/>
              </w:rPr>
              <w:t>Each PICU must have their own login</w:t>
            </w:r>
          </w:p>
        </w:tc>
        <w:tc>
          <w:tcPr>
            <w:tcW w:w="977" w:type="dxa"/>
            <w:tcBorders>
              <w:top w:val="single" w:sz="3" w:space="0" w:color="000000"/>
              <w:left w:val="single" w:sz="3" w:space="0" w:color="000000"/>
              <w:bottom w:val="single" w:sz="3" w:space="0" w:color="000000"/>
              <w:right w:val="single" w:sz="3" w:space="0" w:color="000000"/>
            </w:tcBorders>
          </w:tcPr>
          <w:p w14:paraId="05912D49"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2D83058A" w14:textId="77777777" w:rsidR="000B5A8A" w:rsidRPr="000B5A8A" w:rsidRDefault="000B5A8A" w:rsidP="000B5A8A">
            <w:pPr>
              <w:spacing w:after="0"/>
              <w:ind w:right="11"/>
              <w:rPr>
                <w:sz w:val="16"/>
                <w:szCs w:val="16"/>
              </w:rPr>
            </w:pPr>
            <w:r w:rsidRPr="000B5A8A">
              <w:rPr>
                <w:sz w:val="16"/>
                <w:szCs w:val="16"/>
              </w:rPr>
              <w:t>For a PICU to have an account, which allows a user to log into</w:t>
            </w:r>
          </w:p>
        </w:tc>
      </w:tr>
      <w:tr w:rsidR="000B5A8A" w14:paraId="0649929D" w14:textId="77777777" w:rsidTr="000B5A8A">
        <w:trPr>
          <w:trHeight w:val="167"/>
        </w:trPr>
        <w:tc>
          <w:tcPr>
            <w:tcW w:w="867" w:type="dxa"/>
            <w:tcBorders>
              <w:top w:val="single" w:sz="3" w:space="0" w:color="000000"/>
              <w:left w:val="single" w:sz="3" w:space="0" w:color="000000"/>
              <w:bottom w:val="single" w:sz="3" w:space="0" w:color="000000"/>
              <w:right w:val="single" w:sz="3" w:space="0" w:color="000000"/>
            </w:tcBorders>
          </w:tcPr>
          <w:p w14:paraId="1F119BA0" w14:textId="77777777" w:rsidR="000B5A8A" w:rsidRPr="000B5A8A" w:rsidRDefault="000B5A8A" w:rsidP="000B5A8A">
            <w:pPr>
              <w:spacing w:after="0"/>
              <w:ind w:left="1"/>
              <w:rPr>
                <w:sz w:val="16"/>
                <w:szCs w:val="16"/>
              </w:rPr>
            </w:pPr>
            <w:r w:rsidRPr="000B5A8A">
              <w:rPr>
                <w:sz w:val="16"/>
                <w:szCs w:val="16"/>
              </w:rPr>
              <w:t>FR11</w:t>
            </w:r>
          </w:p>
        </w:tc>
        <w:tc>
          <w:tcPr>
            <w:tcW w:w="1136" w:type="dxa"/>
            <w:tcBorders>
              <w:top w:val="single" w:sz="3" w:space="0" w:color="000000"/>
              <w:left w:val="single" w:sz="3" w:space="0" w:color="000000"/>
              <w:bottom w:val="single" w:sz="3" w:space="0" w:color="000000"/>
              <w:right w:val="single" w:sz="3" w:space="0" w:color="000000"/>
            </w:tcBorders>
          </w:tcPr>
          <w:p w14:paraId="018C1BB3"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tcPr>
          <w:p w14:paraId="770F5BF2" w14:textId="77777777" w:rsidR="000B5A8A" w:rsidRPr="000B5A8A" w:rsidRDefault="000B5A8A" w:rsidP="000B5A8A">
            <w:pPr>
              <w:spacing w:after="0"/>
              <w:rPr>
                <w:sz w:val="16"/>
                <w:szCs w:val="16"/>
              </w:rPr>
            </w:pPr>
            <w:r w:rsidRPr="000B5A8A">
              <w:rPr>
                <w:sz w:val="16"/>
                <w:szCs w:val="16"/>
              </w:rPr>
              <w:t>Audit</w:t>
            </w:r>
          </w:p>
        </w:tc>
        <w:tc>
          <w:tcPr>
            <w:tcW w:w="1081" w:type="dxa"/>
            <w:tcBorders>
              <w:top w:val="single" w:sz="3" w:space="0" w:color="000000"/>
              <w:left w:val="single" w:sz="3" w:space="0" w:color="000000"/>
              <w:bottom w:val="single" w:sz="3" w:space="0" w:color="000000"/>
              <w:right w:val="single" w:sz="3" w:space="0" w:color="000000"/>
            </w:tcBorders>
          </w:tcPr>
          <w:p w14:paraId="23473C6B" w14:textId="77777777" w:rsidR="000B5A8A" w:rsidRPr="000B5A8A" w:rsidRDefault="000B5A8A" w:rsidP="000B5A8A">
            <w:pPr>
              <w:spacing w:after="0"/>
              <w:rPr>
                <w:sz w:val="16"/>
                <w:szCs w:val="16"/>
              </w:rPr>
            </w:pPr>
            <w:r w:rsidRPr="000B5A8A">
              <w:rPr>
                <w:sz w:val="16"/>
                <w:szCs w:val="16"/>
              </w:rPr>
              <w:t>Logging</w:t>
            </w:r>
          </w:p>
        </w:tc>
        <w:tc>
          <w:tcPr>
            <w:tcW w:w="2328" w:type="dxa"/>
            <w:tcBorders>
              <w:top w:val="single" w:sz="3" w:space="0" w:color="000000"/>
              <w:left w:val="single" w:sz="3" w:space="0" w:color="000000"/>
              <w:bottom w:val="single" w:sz="3" w:space="0" w:color="000000"/>
              <w:right w:val="single" w:sz="3" w:space="0" w:color="000000"/>
            </w:tcBorders>
          </w:tcPr>
          <w:p w14:paraId="7EE58A4B" w14:textId="77777777" w:rsidR="000B5A8A" w:rsidRPr="000B5A8A" w:rsidRDefault="000B5A8A" w:rsidP="000B5A8A">
            <w:pPr>
              <w:spacing w:after="0"/>
              <w:rPr>
                <w:sz w:val="16"/>
                <w:szCs w:val="16"/>
              </w:rPr>
            </w:pPr>
            <w:r w:rsidRPr="000B5A8A">
              <w:rPr>
                <w:sz w:val="16"/>
                <w:szCs w:val="16"/>
              </w:rPr>
              <w:t>Activity on the audit system must be logged</w:t>
            </w:r>
          </w:p>
        </w:tc>
        <w:tc>
          <w:tcPr>
            <w:tcW w:w="977" w:type="dxa"/>
            <w:tcBorders>
              <w:top w:val="single" w:sz="3" w:space="0" w:color="000000"/>
              <w:left w:val="single" w:sz="3" w:space="0" w:color="000000"/>
              <w:bottom w:val="single" w:sz="3" w:space="0" w:color="000000"/>
              <w:right w:val="single" w:sz="3" w:space="0" w:color="000000"/>
            </w:tcBorders>
          </w:tcPr>
          <w:p w14:paraId="46F74CA4" w14:textId="77777777" w:rsidR="000B5A8A" w:rsidRPr="000B5A8A" w:rsidRDefault="000B5A8A" w:rsidP="000B5A8A">
            <w:pPr>
              <w:spacing w:after="0"/>
              <w:rPr>
                <w:sz w:val="16"/>
                <w:szCs w:val="16"/>
              </w:rPr>
            </w:pPr>
            <w:r w:rsidRPr="000B5A8A">
              <w:rPr>
                <w:sz w:val="16"/>
                <w:szCs w:val="16"/>
              </w:rPr>
              <w:t>FR12, FR13, FR14</w:t>
            </w:r>
          </w:p>
        </w:tc>
        <w:tc>
          <w:tcPr>
            <w:tcW w:w="2623" w:type="dxa"/>
            <w:tcBorders>
              <w:top w:val="single" w:sz="3" w:space="0" w:color="000000"/>
              <w:left w:val="single" w:sz="3" w:space="0" w:color="000000"/>
              <w:bottom w:val="single" w:sz="3" w:space="0" w:color="000000"/>
              <w:right w:val="single" w:sz="3" w:space="0" w:color="000000"/>
            </w:tcBorders>
          </w:tcPr>
          <w:p w14:paraId="184410EA" w14:textId="77777777" w:rsidR="000B5A8A" w:rsidRPr="000B5A8A" w:rsidRDefault="000B5A8A" w:rsidP="000B5A8A">
            <w:pPr>
              <w:spacing w:after="0"/>
              <w:rPr>
                <w:sz w:val="16"/>
                <w:szCs w:val="16"/>
              </w:rPr>
            </w:pPr>
            <w:r w:rsidRPr="000B5A8A">
              <w:rPr>
                <w:sz w:val="16"/>
                <w:szCs w:val="16"/>
              </w:rPr>
              <w:t>What happens on the system should be stored for a period</w:t>
            </w:r>
          </w:p>
        </w:tc>
      </w:tr>
      <w:tr w:rsidR="000B5A8A" w14:paraId="39A35577"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4F8A4DF4" w14:textId="77777777" w:rsidR="000B5A8A" w:rsidRPr="000B5A8A" w:rsidRDefault="000B5A8A" w:rsidP="000B5A8A">
            <w:pPr>
              <w:spacing w:after="0"/>
              <w:ind w:left="1"/>
              <w:rPr>
                <w:sz w:val="16"/>
                <w:szCs w:val="16"/>
              </w:rPr>
            </w:pPr>
            <w:r w:rsidRPr="000B5A8A">
              <w:rPr>
                <w:sz w:val="16"/>
                <w:szCs w:val="16"/>
              </w:rPr>
              <w:t>FR12</w:t>
            </w:r>
          </w:p>
        </w:tc>
        <w:tc>
          <w:tcPr>
            <w:tcW w:w="1136" w:type="dxa"/>
            <w:tcBorders>
              <w:top w:val="single" w:sz="3" w:space="0" w:color="000000"/>
              <w:left w:val="single" w:sz="3" w:space="0" w:color="000000"/>
              <w:bottom w:val="single" w:sz="3" w:space="0" w:color="000000"/>
              <w:right w:val="single" w:sz="3" w:space="0" w:color="000000"/>
            </w:tcBorders>
            <w:vAlign w:val="bottom"/>
          </w:tcPr>
          <w:p w14:paraId="07DD56F8"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515E2CF4" w14:textId="77777777" w:rsidR="000B5A8A" w:rsidRPr="000B5A8A" w:rsidRDefault="000B5A8A" w:rsidP="000B5A8A">
            <w:pPr>
              <w:spacing w:after="0"/>
              <w:rPr>
                <w:sz w:val="16"/>
                <w:szCs w:val="16"/>
              </w:rPr>
            </w:pPr>
            <w:r w:rsidRPr="000B5A8A">
              <w:rPr>
                <w:sz w:val="16"/>
                <w:szCs w:val="16"/>
              </w:rPr>
              <w:t>Audit</w:t>
            </w:r>
          </w:p>
        </w:tc>
        <w:tc>
          <w:tcPr>
            <w:tcW w:w="1081" w:type="dxa"/>
            <w:tcBorders>
              <w:top w:val="single" w:sz="3" w:space="0" w:color="000000"/>
              <w:left w:val="single" w:sz="3" w:space="0" w:color="000000"/>
              <w:bottom w:val="single" w:sz="3" w:space="0" w:color="000000"/>
              <w:right w:val="single" w:sz="3" w:space="0" w:color="000000"/>
            </w:tcBorders>
            <w:vAlign w:val="bottom"/>
          </w:tcPr>
          <w:p w14:paraId="24EF63B6" w14:textId="77777777" w:rsidR="000B5A8A" w:rsidRPr="000B5A8A" w:rsidRDefault="000B5A8A" w:rsidP="000B5A8A">
            <w:pPr>
              <w:spacing w:after="0"/>
              <w:rPr>
                <w:sz w:val="16"/>
                <w:szCs w:val="16"/>
              </w:rPr>
            </w:pPr>
            <w:r w:rsidRPr="000B5A8A">
              <w:rPr>
                <w:sz w:val="16"/>
                <w:szCs w:val="16"/>
              </w:rPr>
              <w:t>Logging</w:t>
            </w:r>
          </w:p>
        </w:tc>
        <w:tc>
          <w:tcPr>
            <w:tcW w:w="2328" w:type="dxa"/>
            <w:tcBorders>
              <w:top w:val="single" w:sz="3" w:space="0" w:color="000000"/>
              <w:left w:val="single" w:sz="3" w:space="0" w:color="000000"/>
              <w:bottom w:val="single" w:sz="3" w:space="0" w:color="000000"/>
              <w:right w:val="single" w:sz="3" w:space="0" w:color="000000"/>
            </w:tcBorders>
          </w:tcPr>
          <w:p w14:paraId="0ED0F325" w14:textId="77777777" w:rsidR="000B5A8A" w:rsidRPr="000B5A8A" w:rsidRDefault="000B5A8A" w:rsidP="000B5A8A">
            <w:pPr>
              <w:spacing w:after="0"/>
              <w:rPr>
                <w:sz w:val="16"/>
                <w:szCs w:val="16"/>
              </w:rPr>
            </w:pPr>
            <w:r w:rsidRPr="000B5A8A">
              <w:rPr>
                <w:sz w:val="16"/>
                <w:szCs w:val="16"/>
              </w:rPr>
              <w:t>The time, date, where and who viewed certain data and visualisations must be stored</w:t>
            </w:r>
          </w:p>
        </w:tc>
        <w:tc>
          <w:tcPr>
            <w:tcW w:w="977" w:type="dxa"/>
            <w:tcBorders>
              <w:top w:val="single" w:sz="3" w:space="0" w:color="000000"/>
              <w:left w:val="single" w:sz="3" w:space="0" w:color="000000"/>
              <w:bottom w:val="single" w:sz="3" w:space="0" w:color="000000"/>
              <w:right w:val="single" w:sz="3" w:space="0" w:color="000000"/>
            </w:tcBorders>
          </w:tcPr>
          <w:p w14:paraId="010C847F"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vAlign w:val="bottom"/>
          </w:tcPr>
          <w:p w14:paraId="5843BC80" w14:textId="77777777" w:rsidR="000B5A8A" w:rsidRPr="000B5A8A" w:rsidRDefault="000B5A8A" w:rsidP="000B5A8A">
            <w:pPr>
              <w:spacing w:after="0"/>
              <w:rPr>
                <w:sz w:val="16"/>
                <w:szCs w:val="16"/>
              </w:rPr>
            </w:pPr>
            <w:r w:rsidRPr="000B5A8A">
              <w:rPr>
                <w:sz w:val="16"/>
                <w:szCs w:val="16"/>
              </w:rPr>
              <w:t>This data should be stored for a defined period</w:t>
            </w:r>
          </w:p>
        </w:tc>
      </w:tr>
      <w:tr w:rsidR="000B5A8A" w14:paraId="21FB0758"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4A1288CD" w14:textId="77777777" w:rsidR="000B5A8A" w:rsidRPr="000B5A8A" w:rsidRDefault="000B5A8A" w:rsidP="000B5A8A">
            <w:pPr>
              <w:spacing w:after="0"/>
              <w:ind w:left="1"/>
              <w:rPr>
                <w:sz w:val="16"/>
                <w:szCs w:val="16"/>
              </w:rPr>
            </w:pPr>
            <w:r w:rsidRPr="000B5A8A">
              <w:rPr>
                <w:sz w:val="16"/>
                <w:szCs w:val="16"/>
              </w:rPr>
              <w:t>FR13</w:t>
            </w:r>
          </w:p>
        </w:tc>
        <w:tc>
          <w:tcPr>
            <w:tcW w:w="1136" w:type="dxa"/>
            <w:tcBorders>
              <w:top w:val="single" w:sz="3" w:space="0" w:color="000000"/>
              <w:left w:val="single" w:sz="3" w:space="0" w:color="000000"/>
              <w:bottom w:val="single" w:sz="3" w:space="0" w:color="000000"/>
              <w:right w:val="single" w:sz="3" w:space="0" w:color="000000"/>
            </w:tcBorders>
            <w:vAlign w:val="bottom"/>
          </w:tcPr>
          <w:p w14:paraId="441700C1"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4184D59D" w14:textId="77777777" w:rsidR="000B5A8A" w:rsidRPr="000B5A8A" w:rsidRDefault="000B5A8A" w:rsidP="000B5A8A">
            <w:pPr>
              <w:spacing w:after="0"/>
              <w:rPr>
                <w:sz w:val="16"/>
                <w:szCs w:val="16"/>
              </w:rPr>
            </w:pPr>
            <w:r w:rsidRPr="000B5A8A">
              <w:rPr>
                <w:sz w:val="16"/>
                <w:szCs w:val="16"/>
              </w:rPr>
              <w:t>Audit</w:t>
            </w:r>
          </w:p>
        </w:tc>
        <w:tc>
          <w:tcPr>
            <w:tcW w:w="1081" w:type="dxa"/>
            <w:tcBorders>
              <w:top w:val="single" w:sz="3" w:space="0" w:color="000000"/>
              <w:left w:val="single" w:sz="3" w:space="0" w:color="000000"/>
              <w:bottom w:val="single" w:sz="3" w:space="0" w:color="000000"/>
              <w:right w:val="single" w:sz="3" w:space="0" w:color="000000"/>
            </w:tcBorders>
            <w:vAlign w:val="bottom"/>
          </w:tcPr>
          <w:p w14:paraId="2003B849" w14:textId="77777777" w:rsidR="000B5A8A" w:rsidRPr="000B5A8A" w:rsidRDefault="000B5A8A" w:rsidP="000B5A8A">
            <w:pPr>
              <w:spacing w:after="0"/>
              <w:rPr>
                <w:sz w:val="16"/>
                <w:szCs w:val="16"/>
              </w:rPr>
            </w:pPr>
            <w:r w:rsidRPr="000B5A8A">
              <w:rPr>
                <w:sz w:val="16"/>
                <w:szCs w:val="16"/>
              </w:rPr>
              <w:t>Logging</w:t>
            </w:r>
          </w:p>
        </w:tc>
        <w:tc>
          <w:tcPr>
            <w:tcW w:w="2328" w:type="dxa"/>
            <w:tcBorders>
              <w:top w:val="single" w:sz="3" w:space="0" w:color="000000"/>
              <w:left w:val="single" w:sz="3" w:space="0" w:color="000000"/>
              <w:bottom w:val="single" w:sz="3" w:space="0" w:color="000000"/>
              <w:right w:val="single" w:sz="3" w:space="0" w:color="000000"/>
            </w:tcBorders>
          </w:tcPr>
          <w:p w14:paraId="49C1909A" w14:textId="77777777" w:rsidR="000B5A8A" w:rsidRPr="000B5A8A" w:rsidRDefault="000B5A8A" w:rsidP="000B5A8A">
            <w:pPr>
              <w:spacing w:after="0"/>
              <w:rPr>
                <w:sz w:val="16"/>
                <w:szCs w:val="16"/>
              </w:rPr>
            </w:pPr>
            <w:r w:rsidRPr="000B5A8A">
              <w:rPr>
                <w:sz w:val="16"/>
                <w:szCs w:val="16"/>
              </w:rPr>
              <w:t>The time, date, where, what and who updated data must be stored</w:t>
            </w:r>
          </w:p>
        </w:tc>
        <w:tc>
          <w:tcPr>
            <w:tcW w:w="977" w:type="dxa"/>
            <w:tcBorders>
              <w:top w:val="single" w:sz="3" w:space="0" w:color="000000"/>
              <w:left w:val="single" w:sz="3" w:space="0" w:color="000000"/>
              <w:bottom w:val="single" w:sz="3" w:space="0" w:color="000000"/>
              <w:right w:val="single" w:sz="3" w:space="0" w:color="000000"/>
            </w:tcBorders>
          </w:tcPr>
          <w:p w14:paraId="21D533BF"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vAlign w:val="bottom"/>
          </w:tcPr>
          <w:p w14:paraId="0B2EEB06" w14:textId="77777777" w:rsidR="000B5A8A" w:rsidRPr="000B5A8A" w:rsidRDefault="000B5A8A" w:rsidP="000B5A8A">
            <w:pPr>
              <w:spacing w:after="0"/>
              <w:rPr>
                <w:sz w:val="16"/>
                <w:szCs w:val="16"/>
              </w:rPr>
            </w:pPr>
            <w:r w:rsidRPr="000B5A8A">
              <w:rPr>
                <w:sz w:val="16"/>
                <w:szCs w:val="16"/>
              </w:rPr>
              <w:t>This data should be stored for a defined period</w:t>
            </w:r>
          </w:p>
        </w:tc>
      </w:tr>
      <w:tr w:rsidR="000B5A8A" w14:paraId="038326A9"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36557D5B" w14:textId="77777777" w:rsidR="000B5A8A" w:rsidRPr="000B5A8A" w:rsidRDefault="000B5A8A" w:rsidP="000B5A8A">
            <w:pPr>
              <w:spacing w:after="0"/>
              <w:ind w:left="1"/>
              <w:rPr>
                <w:sz w:val="16"/>
                <w:szCs w:val="16"/>
              </w:rPr>
            </w:pPr>
            <w:r w:rsidRPr="000B5A8A">
              <w:rPr>
                <w:sz w:val="16"/>
                <w:szCs w:val="16"/>
              </w:rPr>
              <w:t>FR14</w:t>
            </w:r>
          </w:p>
        </w:tc>
        <w:tc>
          <w:tcPr>
            <w:tcW w:w="1136" w:type="dxa"/>
            <w:tcBorders>
              <w:top w:val="single" w:sz="3" w:space="0" w:color="000000"/>
              <w:left w:val="single" w:sz="3" w:space="0" w:color="000000"/>
              <w:bottom w:val="single" w:sz="3" w:space="0" w:color="000000"/>
              <w:right w:val="single" w:sz="3" w:space="0" w:color="000000"/>
            </w:tcBorders>
            <w:vAlign w:val="bottom"/>
          </w:tcPr>
          <w:p w14:paraId="08B6E35B"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6B3CBE9F" w14:textId="77777777" w:rsidR="000B5A8A" w:rsidRPr="000B5A8A" w:rsidRDefault="000B5A8A" w:rsidP="000B5A8A">
            <w:pPr>
              <w:spacing w:after="0"/>
              <w:rPr>
                <w:sz w:val="16"/>
                <w:szCs w:val="16"/>
              </w:rPr>
            </w:pPr>
            <w:r w:rsidRPr="000B5A8A">
              <w:rPr>
                <w:sz w:val="16"/>
                <w:szCs w:val="16"/>
              </w:rPr>
              <w:t>Audit</w:t>
            </w:r>
          </w:p>
        </w:tc>
        <w:tc>
          <w:tcPr>
            <w:tcW w:w="1081" w:type="dxa"/>
            <w:tcBorders>
              <w:top w:val="single" w:sz="3" w:space="0" w:color="000000"/>
              <w:left w:val="single" w:sz="3" w:space="0" w:color="000000"/>
              <w:bottom w:val="single" w:sz="3" w:space="0" w:color="000000"/>
              <w:right w:val="single" w:sz="3" w:space="0" w:color="000000"/>
            </w:tcBorders>
            <w:vAlign w:val="bottom"/>
          </w:tcPr>
          <w:p w14:paraId="1469CC2E" w14:textId="77777777" w:rsidR="000B5A8A" w:rsidRPr="000B5A8A" w:rsidRDefault="000B5A8A" w:rsidP="000B5A8A">
            <w:pPr>
              <w:spacing w:after="0"/>
              <w:rPr>
                <w:sz w:val="16"/>
                <w:szCs w:val="16"/>
              </w:rPr>
            </w:pPr>
            <w:r w:rsidRPr="000B5A8A">
              <w:rPr>
                <w:sz w:val="16"/>
                <w:szCs w:val="16"/>
              </w:rPr>
              <w:t>Logging</w:t>
            </w:r>
          </w:p>
        </w:tc>
        <w:tc>
          <w:tcPr>
            <w:tcW w:w="2328" w:type="dxa"/>
            <w:tcBorders>
              <w:top w:val="single" w:sz="3" w:space="0" w:color="000000"/>
              <w:left w:val="single" w:sz="3" w:space="0" w:color="000000"/>
              <w:bottom w:val="single" w:sz="3" w:space="0" w:color="000000"/>
              <w:right w:val="single" w:sz="3" w:space="0" w:color="000000"/>
            </w:tcBorders>
          </w:tcPr>
          <w:p w14:paraId="39CAC246" w14:textId="77777777" w:rsidR="000B5A8A" w:rsidRPr="000B5A8A" w:rsidRDefault="000B5A8A" w:rsidP="000B5A8A">
            <w:pPr>
              <w:spacing w:after="0"/>
              <w:rPr>
                <w:sz w:val="16"/>
                <w:szCs w:val="16"/>
              </w:rPr>
            </w:pPr>
            <w:r w:rsidRPr="000B5A8A">
              <w:rPr>
                <w:sz w:val="16"/>
                <w:szCs w:val="16"/>
              </w:rPr>
              <w:t>The time, date, where, what and who added data must be stored</w:t>
            </w:r>
          </w:p>
        </w:tc>
        <w:tc>
          <w:tcPr>
            <w:tcW w:w="977" w:type="dxa"/>
            <w:tcBorders>
              <w:top w:val="single" w:sz="3" w:space="0" w:color="000000"/>
              <w:left w:val="single" w:sz="3" w:space="0" w:color="000000"/>
              <w:bottom w:val="single" w:sz="3" w:space="0" w:color="000000"/>
              <w:right w:val="single" w:sz="3" w:space="0" w:color="000000"/>
            </w:tcBorders>
          </w:tcPr>
          <w:p w14:paraId="328BCECC"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vAlign w:val="bottom"/>
          </w:tcPr>
          <w:p w14:paraId="38893A02" w14:textId="77777777" w:rsidR="000B5A8A" w:rsidRPr="000B5A8A" w:rsidRDefault="000B5A8A" w:rsidP="000B5A8A">
            <w:pPr>
              <w:spacing w:after="0"/>
              <w:rPr>
                <w:sz w:val="16"/>
                <w:szCs w:val="16"/>
              </w:rPr>
            </w:pPr>
            <w:r w:rsidRPr="000B5A8A">
              <w:rPr>
                <w:sz w:val="16"/>
                <w:szCs w:val="16"/>
              </w:rPr>
              <w:t>This data should be stored for defined period</w:t>
            </w:r>
          </w:p>
        </w:tc>
      </w:tr>
      <w:tr w:rsidR="000B5A8A" w14:paraId="55FA25EF"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596EE341" w14:textId="77777777" w:rsidR="000B5A8A" w:rsidRPr="000B5A8A" w:rsidRDefault="000B5A8A" w:rsidP="000B5A8A">
            <w:pPr>
              <w:spacing w:after="0"/>
              <w:ind w:left="1"/>
              <w:rPr>
                <w:sz w:val="16"/>
                <w:szCs w:val="16"/>
              </w:rPr>
            </w:pPr>
            <w:r w:rsidRPr="000B5A8A">
              <w:rPr>
                <w:sz w:val="16"/>
                <w:szCs w:val="16"/>
              </w:rPr>
              <w:t>FR15</w:t>
            </w:r>
          </w:p>
        </w:tc>
        <w:tc>
          <w:tcPr>
            <w:tcW w:w="1136" w:type="dxa"/>
            <w:tcBorders>
              <w:top w:val="single" w:sz="3" w:space="0" w:color="000000"/>
              <w:left w:val="single" w:sz="3" w:space="0" w:color="000000"/>
              <w:bottom w:val="single" w:sz="3" w:space="0" w:color="000000"/>
              <w:right w:val="single" w:sz="3" w:space="0" w:color="000000"/>
            </w:tcBorders>
            <w:vAlign w:val="bottom"/>
          </w:tcPr>
          <w:p w14:paraId="0E1127DB"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4332BDF9" w14:textId="77777777" w:rsidR="000B5A8A" w:rsidRPr="000B5A8A" w:rsidRDefault="000B5A8A" w:rsidP="000B5A8A">
            <w:pPr>
              <w:spacing w:after="0"/>
              <w:rPr>
                <w:sz w:val="16"/>
                <w:szCs w:val="16"/>
              </w:rPr>
            </w:pPr>
            <w:r w:rsidRPr="000B5A8A">
              <w:rPr>
                <w:sz w:val="16"/>
                <w:szCs w:val="16"/>
              </w:rPr>
              <w:t>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0CAEC2E4" w14:textId="77777777" w:rsidR="000B5A8A" w:rsidRPr="000B5A8A" w:rsidRDefault="000B5A8A" w:rsidP="000B5A8A">
            <w:pPr>
              <w:spacing w:after="0"/>
              <w:rPr>
                <w:sz w:val="16"/>
                <w:szCs w:val="16"/>
              </w:rPr>
            </w:pPr>
            <w:r w:rsidRPr="000B5A8A">
              <w:rPr>
                <w:sz w:val="16"/>
                <w:szCs w:val="16"/>
              </w:rPr>
              <w:t>Accessibility</w:t>
            </w:r>
          </w:p>
        </w:tc>
        <w:tc>
          <w:tcPr>
            <w:tcW w:w="2328" w:type="dxa"/>
            <w:tcBorders>
              <w:top w:val="single" w:sz="3" w:space="0" w:color="000000"/>
              <w:left w:val="single" w:sz="3" w:space="0" w:color="000000"/>
              <w:bottom w:val="single" w:sz="3" w:space="0" w:color="000000"/>
              <w:right w:val="single" w:sz="3" w:space="0" w:color="000000"/>
            </w:tcBorders>
            <w:vAlign w:val="bottom"/>
          </w:tcPr>
          <w:p w14:paraId="2777589B" w14:textId="77777777" w:rsidR="000B5A8A" w:rsidRPr="000B5A8A" w:rsidRDefault="000B5A8A" w:rsidP="000B5A8A">
            <w:pPr>
              <w:spacing w:after="0"/>
              <w:rPr>
                <w:sz w:val="16"/>
                <w:szCs w:val="16"/>
              </w:rPr>
            </w:pPr>
            <w:r w:rsidRPr="000B5A8A">
              <w:rPr>
                <w:sz w:val="16"/>
                <w:szCs w:val="16"/>
              </w:rPr>
              <w:t>Transcription of videos must be available to users</w:t>
            </w:r>
          </w:p>
        </w:tc>
        <w:tc>
          <w:tcPr>
            <w:tcW w:w="977" w:type="dxa"/>
            <w:tcBorders>
              <w:top w:val="single" w:sz="3" w:space="0" w:color="000000"/>
              <w:left w:val="single" w:sz="3" w:space="0" w:color="000000"/>
              <w:bottom w:val="single" w:sz="3" w:space="0" w:color="000000"/>
              <w:right w:val="single" w:sz="3" w:space="0" w:color="000000"/>
            </w:tcBorders>
          </w:tcPr>
          <w:p w14:paraId="288EF97E"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10061FAF" w14:textId="77777777" w:rsidR="000B5A8A" w:rsidRPr="000B5A8A" w:rsidRDefault="000B5A8A" w:rsidP="000B5A8A">
            <w:pPr>
              <w:spacing w:after="0"/>
              <w:rPr>
                <w:sz w:val="16"/>
                <w:szCs w:val="16"/>
              </w:rPr>
            </w:pPr>
            <w:r w:rsidRPr="000B5A8A">
              <w:rPr>
                <w:sz w:val="16"/>
                <w:szCs w:val="16"/>
              </w:rPr>
              <w:t>A document which contains the transcript of any videos hosted on the system</w:t>
            </w:r>
          </w:p>
        </w:tc>
      </w:tr>
      <w:tr w:rsidR="000B5A8A" w14:paraId="117E72A4"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788E25DA" w14:textId="77777777" w:rsidR="000B5A8A" w:rsidRPr="000B5A8A" w:rsidRDefault="000B5A8A" w:rsidP="000B5A8A">
            <w:pPr>
              <w:spacing w:after="0"/>
              <w:ind w:left="1"/>
              <w:rPr>
                <w:sz w:val="16"/>
                <w:szCs w:val="16"/>
              </w:rPr>
            </w:pPr>
            <w:r w:rsidRPr="000B5A8A">
              <w:rPr>
                <w:sz w:val="16"/>
                <w:szCs w:val="16"/>
              </w:rPr>
              <w:t>NFR12</w:t>
            </w:r>
          </w:p>
        </w:tc>
        <w:tc>
          <w:tcPr>
            <w:tcW w:w="1136" w:type="dxa"/>
            <w:tcBorders>
              <w:top w:val="single" w:sz="3" w:space="0" w:color="000000"/>
              <w:left w:val="single" w:sz="3" w:space="0" w:color="000000"/>
              <w:bottom w:val="single" w:sz="3" w:space="0" w:color="000000"/>
              <w:right w:val="single" w:sz="3" w:space="0" w:color="000000"/>
            </w:tcBorders>
            <w:vAlign w:val="bottom"/>
          </w:tcPr>
          <w:p w14:paraId="004F08D8"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731308A1"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3C3EF13D" w14:textId="77777777" w:rsidR="000B5A8A" w:rsidRPr="000B5A8A" w:rsidRDefault="000B5A8A" w:rsidP="000B5A8A">
            <w:pPr>
              <w:spacing w:after="0"/>
              <w:rPr>
                <w:sz w:val="16"/>
                <w:szCs w:val="16"/>
              </w:rPr>
            </w:pPr>
            <w:r w:rsidRPr="000B5A8A">
              <w:rPr>
                <w:sz w:val="16"/>
                <w:szCs w:val="16"/>
              </w:rPr>
              <w:t>Accessibility</w:t>
            </w:r>
          </w:p>
        </w:tc>
        <w:tc>
          <w:tcPr>
            <w:tcW w:w="2328" w:type="dxa"/>
            <w:tcBorders>
              <w:top w:val="single" w:sz="3" w:space="0" w:color="000000"/>
              <w:left w:val="single" w:sz="3" w:space="0" w:color="000000"/>
              <w:bottom w:val="single" w:sz="3" w:space="0" w:color="000000"/>
              <w:right w:val="single" w:sz="3" w:space="0" w:color="000000"/>
            </w:tcBorders>
          </w:tcPr>
          <w:p w14:paraId="55B996D6" w14:textId="77777777" w:rsidR="000B5A8A" w:rsidRPr="000B5A8A" w:rsidRDefault="000B5A8A" w:rsidP="000B5A8A">
            <w:pPr>
              <w:spacing w:after="0"/>
              <w:rPr>
                <w:sz w:val="16"/>
                <w:szCs w:val="16"/>
              </w:rPr>
            </w:pPr>
            <w:r w:rsidRPr="000B5A8A">
              <w:rPr>
                <w:sz w:val="16"/>
                <w:szCs w:val="16"/>
              </w:rPr>
              <w:t>Alternative text, for both images and graphs, should be provided for users</w:t>
            </w:r>
          </w:p>
        </w:tc>
        <w:tc>
          <w:tcPr>
            <w:tcW w:w="977" w:type="dxa"/>
            <w:tcBorders>
              <w:top w:val="single" w:sz="3" w:space="0" w:color="000000"/>
              <w:left w:val="single" w:sz="3" w:space="0" w:color="000000"/>
              <w:bottom w:val="single" w:sz="3" w:space="0" w:color="000000"/>
              <w:right w:val="single" w:sz="3" w:space="0" w:color="000000"/>
            </w:tcBorders>
          </w:tcPr>
          <w:p w14:paraId="4BDC7C3D"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vAlign w:val="bottom"/>
          </w:tcPr>
          <w:p w14:paraId="64970A99" w14:textId="77777777" w:rsidR="000B5A8A" w:rsidRPr="000B5A8A" w:rsidRDefault="000B5A8A" w:rsidP="000B5A8A">
            <w:pPr>
              <w:spacing w:after="0"/>
              <w:rPr>
                <w:sz w:val="16"/>
                <w:szCs w:val="16"/>
              </w:rPr>
            </w:pPr>
            <w:r w:rsidRPr="000B5A8A">
              <w:rPr>
                <w:sz w:val="16"/>
                <w:szCs w:val="16"/>
              </w:rPr>
              <w:t>For all images and graphs to contain alternative text</w:t>
            </w:r>
          </w:p>
        </w:tc>
      </w:tr>
      <w:tr w:rsidR="000B5A8A" w14:paraId="7B8BA4C6" w14:textId="77777777" w:rsidTr="000B5A8A">
        <w:trPr>
          <w:trHeight w:val="167"/>
        </w:trPr>
        <w:tc>
          <w:tcPr>
            <w:tcW w:w="867" w:type="dxa"/>
            <w:tcBorders>
              <w:top w:val="single" w:sz="3" w:space="0" w:color="000000"/>
              <w:left w:val="single" w:sz="3" w:space="0" w:color="000000"/>
              <w:bottom w:val="single" w:sz="3" w:space="0" w:color="000000"/>
              <w:right w:val="single" w:sz="3" w:space="0" w:color="000000"/>
            </w:tcBorders>
          </w:tcPr>
          <w:p w14:paraId="3B00B600" w14:textId="77777777" w:rsidR="000B5A8A" w:rsidRPr="000B5A8A" w:rsidRDefault="000B5A8A" w:rsidP="000B5A8A">
            <w:pPr>
              <w:spacing w:after="0"/>
              <w:ind w:left="1"/>
              <w:rPr>
                <w:sz w:val="16"/>
                <w:szCs w:val="16"/>
              </w:rPr>
            </w:pPr>
            <w:r w:rsidRPr="000B5A8A">
              <w:rPr>
                <w:sz w:val="16"/>
                <w:szCs w:val="16"/>
              </w:rPr>
              <w:t>NFR13</w:t>
            </w:r>
          </w:p>
        </w:tc>
        <w:tc>
          <w:tcPr>
            <w:tcW w:w="1136" w:type="dxa"/>
            <w:tcBorders>
              <w:top w:val="single" w:sz="3" w:space="0" w:color="000000"/>
              <w:left w:val="single" w:sz="3" w:space="0" w:color="000000"/>
              <w:bottom w:val="single" w:sz="3" w:space="0" w:color="000000"/>
              <w:right w:val="single" w:sz="3" w:space="0" w:color="000000"/>
            </w:tcBorders>
          </w:tcPr>
          <w:p w14:paraId="2552EF39" w14:textId="77777777" w:rsidR="000B5A8A" w:rsidRPr="000B5A8A" w:rsidRDefault="000B5A8A" w:rsidP="000B5A8A">
            <w:pPr>
              <w:spacing w:after="0"/>
              <w:rPr>
                <w:sz w:val="16"/>
                <w:szCs w:val="16"/>
              </w:rPr>
            </w:pPr>
            <w:r w:rsidRPr="000B5A8A">
              <w:rPr>
                <w:sz w:val="16"/>
                <w:szCs w:val="16"/>
              </w:rPr>
              <w:t>Non-Functional</w:t>
            </w:r>
          </w:p>
        </w:tc>
        <w:tc>
          <w:tcPr>
            <w:tcW w:w="882" w:type="dxa"/>
            <w:tcBorders>
              <w:top w:val="single" w:sz="3" w:space="0" w:color="000000"/>
              <w:left w:val="single" w:sz="3" w:space="0" w:color="000000"/>
              <w:bottom w:val="single" w:sz="3" w:space="0" w:color="000000"/>
              <w:right w:val="single" w:sz="3" w:space="0" w:color="000000"/>
            </w:tcBorders>
          </w:tcPr>
          <w:p w14:paraId="79B033A6" w14:textId="77777777" w:rsidR="000B5A8A" w:rsidRPr="000B5A8A" w:rsidRDefault="000B5A8A" w:rsidP="000B5A8A">
            <w:pPr>
              <w:spacing w:after="0"/>
              <w:rPr>
                <w:sz w:val="16"/>
                <w:szCs w:val="16"/>
              </w:rPr>
            </w:pPr>
            <w:r w:rsidRPr="000B5A8A">
              <w:rPr>
                <w:sz w:val="16"/>
                <w:szCs w:val="16"/>
              </w:rPr>
              <w:t>Audit + E-learning</w:t>
            </w:r>
          </w:p>
        </w:tc>
        <w:tc>
          <w:tcPr>
            <w:tcW w:w="1081" w:type="dxa"/>
            <w:tcBorders>
              <w:top w:val="single" w:sz="3" w:space="0" w:color="000000"/>
              <w:left w:val="single" w:sz="3" w:space="0" w:color="000000"/>
              <w:bottom w:val="single" w:sz="3" w:space="0" w:color="000000"/>
              <w:right w:val="single" w:sz="3" w:space="0" w:color="000000"/>
            </w:tcBorders>
          </w:tcPr>
          <w:p w14:paraId="77BA4E41" w14:textId="77777777" w:rsidR="000B5A8A" w:rsidRPr="000B5A8A" w:rsidRDefault="000B5A8A" w:rsidP="000B5A8A">
            <w:pPr>
              <w:spacing w:after="0"/>
              <w:rPr>
                <w:sz w:val="16"/>
                <w:szCs w:val="16"/>
              </w:rPr>
            </w:pPr>
            <w:r w:rsidRPr="000B5A8A">
              <w:rPr>
                <w:sz w:val="16"/>
                <w:szCs w:val="16"/>
              </w:rPr>
              <w:t>GUI</w:t>
            </w:r>
          </w:p>
        </w:tc>
        <w:tc>
          <w:tcPr>
            <w:tcW w:w="2328" w:type="dxa"/>
            <w:tcBorders>
              <w:top w:val="single" w:sz="3" w:space="0" w:color="000000"/>
              <w:left w:val="single" w:sz="3" w:space="0" w:color="000000"/>
              <w:bottom w:val="single" w:sz="3" w:space="0" w:color="000000"/>
              <w:right w:val="single" w:sz="3" w:space="0" w:color="000000"/>
            </w:tcBorders>
          </w:tcPr>
          <w:p w14:paraId="415903A2" w14:textId="77777777" w:rsidR="000B5A8A" w:rsidRPr="000B5A8A" w:rsidRDefault="000B5A8A" w:rsidP="000B5A8A">
            <w:pPr>
              <w:spacing w:after="0"/>
              <w:rPr>
                <w:sz w:val="16"/>
                <w:szCs w:val="16"/>
              </w:rPr>
            </w:pPr>
            <w:r w:rsidRPr="000B5A8A">
              <w:rPr>
                <w:sz w:val="16"/>
                <w:szCs w:val="16"/>
              </w:rPr>
              <w:t>Consistency of design across systems</w:t>
            </w:r>
          </w:p>
        </w:tc>
        <w:tc>
          <w:tcPr>
            <w:tcW w:w="977" w:type="dxa"/>
            <w:tcBorders>
              <w:top w:val="single" w:sz="3" w:space="0" w:color="000000"/>
              <w:left w:val="single" w:sz="3" w:space="0" w:color="000000"/>
              <w:bottom w:val="single" w:sz="3" w:space="0" w:color="000000"/>
              <w:right w:val="single" w:sz="3" w:space="0" w:color="000000"/>
            </w:tcBorders>
          </w:tcPr>
          <w:p w14:paraId="0EED269C"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3AEEF076" w14:textId="4E1B3BE1" w:rsidR="000B5A8A" w:rsidRPr="000B5A8A" w:rsidRDefault="000B5A8A" w:rsidP="000B5A8A">
            <w:pPr>
              <w:spacing w:after="0"/>
              <w:rPr>
                <w:sz w:val="16"/>
                <w:szCs w:val="16"/>
              </w:rPr>
            </w:pPr>
            <w:r w:rsidRPr="000B5A8A">
              <w:rPr>
                <w:sz w:val="16"/>
                <w:szCs w:val="16"/>
              </w:rPr>
              <w:t xml:space="preserve">For </w:t>
            </w:r>
            <w:r w:rsidR="009F764E" w:rsidRPr="000B5A8A">
              <w:rPr>
                <w:sz w:val="16"/>
                <w:szCs w:val="16"/>
              </w:rPr>
              <w:t>both systems</w:t>
            </w:r>
            <w:r w:rsidRPr="000B5A8A">
              <w:rPr>
                <w:sz w:val="16"/>
                <w:szCs w:val="16"/>
              </w:rPr>
              <w:t xml:space="preserve"> to use the same design template</w:t>
            </w:r>
          </w:p>
        </w:tc>
      </w:tr>
      <w:tr w:rsidR="000B5A8A" w14:paraId="5628E008"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373D2BD4" w14:textId="77777777" w:rsidR="000B5A8A" w:rsidRPr="000B5A8A" w:rsidRDefault="000B5A8A" w:rsidP="000B5A8A">
            <w:pPr>
              <w:spacing w:after="0"/>
              <w:ind w:left="1"/>
              <w:rPr>
                <w:sz w:val="16"/>
                <w:szCs w:val="16"/>
              </w:rPr>
            </w:pPr>
            <w:r w:rsidRPr="000B5A8A">
              <w:rPr>
                <w:sz w:val="16"/>
                <w:szCs w:val="16"/>
              </w:rPr>
              <w:t>FR16</w:t>
            </w:r>
          </w:p>
        </w:tc>
        <w:tc>
          <w:tcPr>
            <w:tcW w:w="1136" w:type="dxa"/>
            <w:tcBorders>
              <w:top w:val="single" w:sz="3" w:space="0" w:color="000000"/>
              <w:left w:val="single" w:sz="3" w:space="0" w:color="000000"/>
              <w:bottom w:val="single" w:sz="3" w:space="0" w:color="000000"/>
              <w:right w:val="single" w:sz="3" w:space="0" w:color="000000"/>
            </w:tcBorders>
            <w:vAlign w:val="bottom"/>
          </w:tcPr>
          <w:p w14:paraId="40C72D12"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3418E933" w14:textId="77777777" w:rsidR="000B5A8A" w:rsidRPr="000B5A8A" w:rsidRDefault="000B5A8A" w:rsidP="000B5A8A">
            <w:pPr>
              <w:spacing w:after="0"/>
              <w:rPr>
                <w:sz w:val="16"/>
                <w:szCs w:val="16"/>
              </w:rPr>
            </w:pPr>
            <w:r w:rsidRPr="000B5A8A">
              <w:rPr>
                <w:sz w:val="16"/>
                <w:szCs w:val="16"/>
              </w:rPr>
              <w:t>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3AB72551" w14:textId="77777777" w:rsidR="000B5A8A" w:rsidRPr="000B5A8A" w:rsidRDefault="000B5A8A" w:rsidP="000B5A8A">
            <w:pPr>
              <w:spacing w:after="0"/>
              <w:rPr>
                <w:sz w:val="16"/>
                <w:szCs w:val="16"/>
              </w:rPr>
            </w:pPr>
            <w:r w:rsidRPr="000B5A8A">
              <w:rPr>
                <w:sz w:val="16"/>
                <w:szCs w:val="16"/>
              </w:rPr>
              <w:t>Content</w:t>
            </w:r>
          </w:p>
        </w:tc>
        <w:tc>
          <w:tcPr>
            <w:tcW w:w="2328" w:type="dxa"/>
            <w:tcBorders>
              <w:top w:val="single" w:sz="3" w:space="0" w:color="000000"/>
              <w:left w:val="single" w:sz="3" w:space="0" w:color="000000"/>
              <w:bottom w:val="single" w:sz="3" w:space="0" w:color="000000"/>
              <w:right w:val="single" w:sz="3" w:space="0" w:color="000000"/>
            </w:tcBorders>
            <w:vAlign w:val="bottom"/>
          </w:tcPr>
          <w:p w14:paraId="1F1F5B76" w14:textId="77777777" w:rsidR="000B5A8A" w:rsidRPr="000B5A8A" w:rsidRDefault="000B5A8A" w:rsidP="000B5A8A">
            <w:pPr>
              <w:spacing w:after="0"/>
              <w:rPr>
                <w:sz w:val="16"/>
                <w:szCs w:val="16"/>
              </w:rPr>
            </w:pPr>
            <w:r w:rsidRPr="000B5A8A">
              <w:rPr>
                <w:sz w:val="16"/>
                <w:szCs w:val="16"/>
              </w:rPr>
              <w:t>Non-technical staff must be able to add new content</w:t>
            </w:r>
          </w:p>
        </w:tc>
        <w:tc>
          <w:tcPr>
            <w:tcW w:w="977" w:type="dxa"/>
            <w:tcBorders>
              <w:top w:val="single" w:sz="3" w:space="0" w:color="000000"/>
              <w:left w:val="single" w:sz="3" w:space="0" w:color="000000"/>
              <w:bottom w:val="single" w:sz="3" w:space="0" w:color="000000"/>
              <w:right w:val="single" w:sz="3" w:space="0" w:color="000000"/>
            </w:tcBorders>
          </w:tcPr>
          <w:p w14:paraId="110478D7"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739C81B5" w14:textId="1E7CDD05" w:rsidR="000B5A8A" w:rsidRPr="000B5A8A" w:rsidRDefault="000B5A8A" w:rsidP="000B5A8A">
            <w:pPr>
              <w:spacing w:after="0"/>
              <w:rPr>
                <w:sz w:val="16"/>
                <w:szCs w:val="16"/>
              </w:rPr>
            </w:pPr>
            <w:r w:rsidRPr="000B5A8A">
              <w:rPr>
                <w:sz w:val="16"/>
                <w:szCs w:val="16"/>
              </w:rPr>
              <w:t>For the content on the site to be available to add to, in a noncomplex way</w:t>
            </w:r>
          </w:p>
        </w:tc>
      </w:tr>
      <w:tr w:rsidR="000B5A8A" w14:paraId="6857E90A"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792786AB" w14:textId="77777777" w:rsidR="000B5A8A" w:rsidRPr="000B5A8A" w:rsidRDefault="000B5A8A" w:rsidP="000B5A8A">
            <w:pPr>
              <w:spacing w:after="0"/>
              <w:ind w:left="1"/>
              <w:rPr>
                <w:sz w:val="16"/>
                <w:szCs w:val="16"/>
              </w:rPr>
            </w:pPr>
            <w:r w:rsidRPr="000B5A8A">
              <w:rPr>
                <w:sz w:val="16"/>
                <w:szCs w:val="16"/>
              </w:rPr>
              <w:t>FR17</w:t>
            </w:r>
          </w:p>
        </w:tc>
        <w:tc>
          <w:tcPr>
            <w:tcW w:w="1136" w:type="dxa"/>
            <w:tcBorders>
              <w:top w:val="single" w:sz="3" w:space="0" w:color="000000"/>
              <w:left w:val="single" w:sz="3" w:space="0" w:color="000000"/>
              <w:bottom w:val="single" w:sz="3" w:space="0" w:color="000000"/>
              <w:right w:val="single" w:sz="3" w:space="0" w:color="000000"/>
            </w:tcBorders>
            <w:vAlign w:val="bottom"/>
          </w:tcPr>
          <w:p w14:paraId="7C66404F"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79BE1001" w14:textId="77777777" w:rsidR="000B5A8A" w:rsidRPr="000B5A8A" w:rsidRDefault="000B5A8A" w:rsidP="000B5A8A">
            <w:pPr>
              <w:spacing w:after="0"/>
              <w:rPr>
                <w:sz w:val="16"/>
                <w:szCs w:val="16"/>
              </w:rPr>
            </w:pPr>
            <w:r w:rsidRPr="000B5A8A">
              <w:rPr>
                <w:sz w:val="16"/>
                <w:szCs w:val="16"/>
              </w:rPr>
              <w:t>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0B78F991" w14:textId="77777777" w:rsidR="000B5A8A" w:rsidRPr="000B5A8A" w:rsidRDefault="000B5A8A" w:rsidP="000B5A8A">
            <w:pPr>
              <w:spacing w:after="0"/>
              <w:rPr>
                <w:sz w:val="16"/>
                <w:szCs w:val="16"/>
              </w:rPr>
            </w:pPr>
            <w:r w:rsidRPr="000B5A8A">
              <w:rPr>
                <w:sz w:val="16"/>
                <w:szCs w:val="16"/>
              </w:rPr>
              <w:t>Content</w:t>
            </w:r>
          </w:p>
        </w:tc>
        <w:tc>
          <w:tcPr>
            <w:tcW w:w="2328" w:type="dxa"/>
            <w:tcBorders>
              <w:top w:val="single" w:sz="3" w:space="0" w:color="000000"/>
              <w:left w:val="single" w:sz="3" w:space="0" w:color="000000"/>
              <w:bottom w:val="single" w:sz="3" w:space="0" w:color="000000"/>
              <w:right w:val="single" w:sz="3" w:space="0" w:color="000000"/>
            </w:tcBorders>
          </w:tcPr>
          <w:p w14:paraId="3B0AE540" w14:textId="77777777" w:rsidR="000B5A8A" w:rsidRPr="000B5A8A" w:rsidRDefault="000B5A8A" w:rsidP="000B5A8A">
            <w:pPr>
              <w:spacing w:after="0"/>
              <w:rPr>
                <w:sz w:val="16"/>
                <w:szCs w:val="16"/>
              </w:rPr>
            </w:pPr>
            <w:r w:rsidRPr="000B5A8A">
              <w:rPr>
                <w:sz w:val="16"/>
                <w:szCs w:val="16"/>
              </w:rPr>
              <w:t>Non-technical staff must be able to edit existing content</w:t>
            </w:r>
          </w:p>
        </w:tc>
        <w:tc>
          <w:tcPr>
            <w:tcW w:w="977" w:type="dxa"/>
            <w:tcBorders>
              <w:top w:val="single" w:sz="3" w:space="0" w:color="000000"/>
              <w:left w:val="single" w:sz="3" w:space="0" w:color="000000"/>
              <w:bottom w:val="single" w:sz="3" w:space="0" w:color="000000"/>
              <w:right w:val="single" w:sz="3" w:space="0" w:color="000000"/>
            </w:tcBorders>
          </w:tcPr>
          <w:p w14:paraId="2C099D38"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07E14670" w14:textId="747A51E2" w:rsidR="000B5A8A" w:rsidRPr="000B5A8A" w:rsidRDefault="000B5A8A" w:rsidP="000B5A8A">
            <w:pPr>
              <w:spacing w:after="0"/>
              <w:rPr>
                <w:sz w:val="16"/>
                <w:szCs w:val="16"/>
              </w:rPr>
            </w:pPr>
            <w:r w:rsidRPr="000B5A8A">
              <w:rPr>
                <w:sz w:val="16"/>
                <w:szCs w:val="16"/>
              </w:rPr>
              <w:t>For the content on the site to be available to edit, in a noncomplex way</w:t>
            </w:r>
          </w:p>
        </w:tc>
      </w:tr>
      <w:tr w:rsidR="000B5A8A" w14:paraId="4C1101DF" w14:textId="77777777" w:rsidTr="000B5A8A">
        <w:trPr>
          <w:trHeight w:val="294"/>
        </w:trPr>
        <w:tc>
          <w:tcPr>
            <w:tcW w:w="867" w:type="dxa"/>
            <w:tcBorders>
              <w:top w:val="single" w:sz="3" w:space="0" w:color="000000"/>
              <w:left w:val="single" w:sz="3" w:space="0" w:color="000000"/>
              <w:bottom w:val="single" w:sz="3" w:space="0" w:color="000000"/>
              <w:right w:val="single" w:sz="3" w:space="0" w:color="000000"/>
            </w:tcBorders>
            <w:vAlign w:val="bottom"/>
          </w:tcPr>
          <w:p w14:paraId="0F9400DF" w14:textId="77777777" w:rsidR="000B5A8A" w:rsidRPr="000B5A8A" w:rsidRDefault="000B5A8A" w:rsidP="000B5A8A">
            <w:pPr>
              <w:spacing w:after="0"/>
              <w:ind w:left="1"/>
              <w:rPr>
                <w:sz w:val="16"/>
                <w:szCs w:val="16"/>
              </w:rPr>
            </w:pPr>
            <w:r w:rsidRPr="000B5A8A">
              <w:rPr>
                <w:sz w:val="16"/>
                <w:szCs w:val="16"/>
              </w:rPr>
              <w:t>FR18</w:t>
            </w:r>
          </w:p>
        </w:tc>
        <w:tc>
          <w:tcPr>
            <w:tcW w:w="1136" w:type="dxa"/>
            <w:tcBorders>
              <w:top w:val="single" w:sz="3" w:space="0" w:color="000000"/>
              <w:left w:val="single" w:sz="3" w:space="0" w:color="000000"/>
              <w:bottom w:val="single" w:sz="3" w:space="0" w:color="000000"/>
              <w:right w:val="single" w:sz="3" w:space="0" w:color="000000"/>
            </w:tcBorders>
            <w:vAlign w:val="bottom"/>
          </w:tcPr>
          <w:p w14:paraId="3BF2357E" w14:textId="77777777" w:rsidR="000B5A8A" w:rsidRPr="000B5A8A" w:rsidRDefault="000B5A8A" w:rsidP="000B5A8A">
            <w:pPr>
              <w:spacing w:after="0"/>
              <w:rPr>
                <w:sz w:val="16"/>
                <w:szCs w:val="16"/>
              </w:rPr>
            </w:pPr>
            <w:r w:rsidRPr="000B5A8A">
              <w:rPr>
                <w:sz w:val="16"/>
                <w:szCs w:val="16"/>
              </w:rPr>
              <w:t>Functional</w:t>
            </w:r>
          </w:p>
        </w:tc>
        <w:tc>
          <w:tcPr>
            <w:tcW w:w="882" w:type="dxa"/>
            <w:tcBorders>
              <w:top w:val="single" w:sz="3" w:space="0" w:color="000000"/>
              <w:left w:val="single" w:sz="3" w:space="0" w:color="000000"/>
              <w:bottom w:val="single" w:sz="3" w:space="0" w:color="000000"/>
              <w:right w:val="single" w:sz="3" w:space="0" w:color="000000"/>
            </w:tcBorders>
            <w:vAlign w:val="bottom"/>
          </w:tcPr>
          <w:p w14:paraId="55FAEB61" w14:textId="77777777" w:rsidR="000B5A8A" w:rsidRPr="000B5A8A" w:rsidRDefault="000B5A8A" w:rsidP="000B5A8A">
            <w:pPr>
              <w:spacing w:after="0"/>
              <w:rPr>
                <w:sz w:val="16"/>
                <w:szCs w:val="16"/>
              </w:rPr>
            </w:pPr>
            <w:r w:rsidRPr="000B5A8A">
              <w:rPr>
                <w:sz w:val="16"/>
                <w:szCs w:val="16"/>
              </w:rPr>
              <w:t>E-learning</w:t>
            </w:r>
          </w:p>
        </w:tc>
        <w:tc>
          <w:tcPr>
            <w:tcW w:w="1081" w:type="dxa"/>
            <w:tcBorders>
              <w:top w:val="single" w:sz="3" w:space="0" w:color="000000"/>
              <w:left w:val="single" w:sz="3" w:space="0" w:color="000000"/>
              <w:bottom w:val="single" w:sz="3" w:space="0" w:color="000000"/>
              <w:right w:val="single" w:sz="3" w:space="0" w:color="000000"/>
            </w:tcBorders>
            <w:vAlign w:val="bottom"/>
          </w:tcPr>
          <w:p w14:paraId="1624C274" w14:textId="77777777" w:rsidR="000B5A8A" w:rsidRPr="000B5A8A" w:rsidRDefault="000B5A8A" w:rsidP="000B5A8A">
            <w:pPr>
              <w:spacing w:after="0"/>
              <w:rPr>
                <w:sz w:val="16"/>
                <w:szCs w:val="16"/>
              </w:rPr>
            </w:pPr>
            <w:r w:rsidRPr="000B5A8A">
              <w:rPr>
                <w:sz w:val="16"/>
                <w:szCs w:val="16"/>
              </w:rPr>
              <w:t>Content</w:t>
            </w:r>
          </w:p>
        </w:tc>
        <w:tc>
          <w:tcPr>
            <w:tcW w:w="2328" w:type="dxa"/>
            <w:tcBorders>
              <w:top w:val="single" w:sz="3" w:space="0" w:color="000000"/>
              <w:left w:val="single" w:sz="3" w:space="0" w:color="000000"/>
              <w:bottom w:val="single" w:sz="3" w:space="0" w:color="000000"/>
              <w:right w:val="single" w:sz="3" w:space="0" w:color="000000"/>
            </w:tcBorders>
          </w:tcPr>
          <w:p w14:paraId="1B44AA4B" w14:textId="15EC88F6" w:rsidR="000B5A8A" w:rsidRPr="000B5A8A" w:rsidRDefault="000B5A8A" w:rsidP="000B5A8A">
            <w:pPr>
              <w:spacing w:after="0"/>
              <w:rPr>
                <w:sz w:val="16"/>
                <w:szCs w:val="16"/>
              </w:rPr>
            </w:pPr>
            <w:r w:rsidRPr="000B5A8A">
              <w:rPr>
                <w:sz w:val="16"/>
                <w:szCs w:val="16"/>
              </w:rPr>
              <w:t xml:space="preserve">On </w:t>
            </w:r>
            <w:r w:rsidR="009F764E" w:rsidRPr="000B5A8A">
              <w:rPr>
                <w:sz w:val="16"/>
                <w:szCs w:val="16"/>
              </w:rPr>
              <w:t>completion</w:t>
            </w:r>
            <w:r w:rsidRPr="000B5A8A">
              <w:rPr>
                <w:sz w:val="16"/>
                <w:szCs w:val="16"/>
              </w:rPr>
              <w:t xml:space="preserve"> of the course a certificate will be provided to the user</w:t>
            </w:r>
          </w:p>
        </w:tc>
        <w:tc>
          <w:tcPr>
            <w:tcW w:w="977" w:type="dxa"/>
            <w:tcBorders>
              <w:top w:val="single" w:sz="3" w:space="0" w:color="000000"/>
              <w:left w:val="single" w:sz="3" w:space="0" w:color="000000"/>
              <w:bottom w:val="single" w:sz="3" w:space="0" w:color="000000"/>
              <w:right w:val="single" w:sz="3" w:space="0" w:color="000000"/>
            </w:tcBorders>
          </w:tcPr>
          <w:p w14:paraId="3445C408" w14:textId="77777777" w:rsidR="000B5A8A" w:rsidRPr="000B5A8A" w:rsidRDefault="000B5A8A" w:rsidP="000B5A8A">
            <w:pPr>
              <w:rPr>
                <w:sz w:val="16"/>
                <w:szCs w:val="16"/>
              </w:rPr>
            </w:pPr>
          </w:p>
        </w:tc>
        <w:tc>
          <w:tcPr>
            <w:tcW w:w="2623" w:type="dxa"/>
            <w:tcBorders>
              <w:top w:val="single" w:sz="3" w:space="0" w:color="000000"/>
              <w:left w:val="single" w:sz="3" w:space="0" w:color="000000"/>
              <w:bottom w:val="single" w:sz="3" w:space="0" w:color="000000"/>
              <w:right w:val="single" w:sz="3" w:space="0" w:color="000000"/>
            </w:tcBorders>
          </w:tcPr>
          <w:p w14:paraId="737E3700" w14:textId="73BA4F1A" w:rsidR="000B5A8A" w:rsidRPr="000B5A8A" w:rsidRDefault="000B5A8A" w:rsidP="000B5A8A">
            <w:pPr>
              <w:spacing w:after="0"/>
              <w:rPr>
                <w:sz w:val="16"/>
                <w:szCs w:val="16"/>
              </w:rPr>
            </w:pPr>
            <w:r w:rsidRPr="000B5A8A">
              <w:rPr>
                <w:sz w:val="16"/>
                <w:szCs w:val="16"/>
              </w:rPr>
              <w:t xml:space="preserve">A pdf document </w:t>
            </w:r>
            <w:r w:rsidR="009F764E" w:rsidRPr="000B5A8A">
              <w:rPr>
                <w:sz w:val="16"/>
                <w:szCs w:val="16"/>
              </w:rPr>
              <w:t>containing</w:t>
            </w:r>
            <w:r w:rsidRPr="000B5A8A">
              <w:rPr>
                <w:sz w:val="16"/>
                <w:szCs w:val="16"/>
              </w:rPr>
              <w:t xml:space="preserve"> the full name of the user will be provided to them upon completion of the course</w:t>
            </w:r>
          </w:p>
        </w:tc>
      </w:tr>
    </w:tbl>
    <w:p w14:paraId="4381A00D" w14:textId="77777777" w:rsidR="000B5A8A" w:rsidRDefault="000B5A8A" w:rsidP="000B5A8A"/>
    <w:p w14:paraId="62EA8F7B" w14:textId="5BE58B7C" w:rsidR="00357325" w:rsidRDefault="00357325" w:rsidP="002E6711"/>
    <w:p w14:paraId="07CA0A59" w14:textId="5BE58B7C" w:rsidR="3699D234" w:rsidRDefault="3699D234">
      <w:r>
        <w:br w:type="page"/>
      </w:r>
    </w:p>
    <w:p w14:paraId="1C703D16" w14:textId="6BB27E34" w:rsidR="00390AF0" w:rsidRDefault="007035C7" w:rsidP="00F7765F">
      <w:pPr>
        <w:pStyle w:val="Heading2"/>
        <w:numPr>
          <w:ilvl w:val="1"/>
          <w:numId w:val="0"/>
        </w:numPr>
      </w:pPr>
      <w:bookmarkStart w:id="281" w:name="_Toc487850860"/>
      <w:bookmarkStart w:id="282" w:name="_Toc128064414"/>
      <w:r>
        <w:lastRenderedPageBreak/>
        <w:t>A.</w:t>
      </w:r>
      <w:r w:rsidR="08C69EBB">
        <w:t>6</w:t>
      </w:r>
      <w:r>
        <w:t xml:space="preserve"> </w:t>
      </w:r>
      <w:r w:rsidR="00390AF0">
        <w:t>References</w:t>
      </w:r>
      <w:bookmarkEnd w:id="278"/>
      <w:bookmarkEnd w:id="279"/>
      <w:bookmarkEnd w:id="280"/>
      <w:bookmarkEnd w:id="281"/>
      <w:bookmarkEnd w:id="282"/>
    </w:p>
    <w:p w14:paraId="18E4495D" w14:textId="77777777" w:rsidR="00390AF0" w:rsidRDefault="00390AF0" w:rsidP="00390AF0">
      <w:pPr>
        <w:pStyle w:val="Normal1"/>
        <w:numPr>
          <w:ilvl w:val="0"/>
          <w:numId w:val="4"/>
        </w:numPr>
        <w:spacing w:after="141"/>
        <w:ind w:right="114"/>
      </w:pPr>
      <w:proofErr w:type="spellStart"/>
      <w:r w:rsidRPr="2B847017">
        <w:rPr>
          <w:color w:val="212121"/>
        </w:rPr>
        <w:t>Traube</w:t>
      </w:r>
      <w:proofErr w:type="spellEnd"/>
      <w:r w:rsidRPr="2B847017">
        <w:rPr>
          <w:color w:val="212121"/>
        </w:rPr>
        <w:t xml:space="preserve"> C, Silver G, Kearney J, Patel A, Atkinson TM, Yoon MJ, </w:t>
      </w:r>
      <w:proofErr w:type="spellStart"/>
      <w:r w:rsidRPr="2B847017">
        <w:rPr>
          <w:color w:val="212121"/>
        </w:rPr>
        <w:t>Halpert</w:t>
      </w:r>
      <w:proofErr w:type="spellEnd"/>
      <w:r w:rsidRPr="2B847017">
        <w:rPr>
          <w:color w:val="212121"/>
        </w:rPr>
        <w:t xml:space="preserve"> S, </w:t>
      </w:r>
      <w:proofErr w:type="spellStart"/>
      <w:r w:rsidRPr="2B847017">
        <w:rPr>
          <w:color w:val="212121"/>
        </w:rPr>
        <w:t>Augenstein</w:t>
      </w:r>
      <w:proofErr w:type="spellEnd"/>
      <w:r w:rsidRPr="2B847017">
        <w:rPr>
          <w:color w:val="212121"/>
        </w:rPr>
        <w:t xml:space="preserve"> J, Sickles LE, Li C, Greenwald B. Cornell Assessment of </w:t>
      </w:r>
      <w:proofErr w:type="spellStart"/>
      <w:r w:rsidRPr="2B847017">
        <w:rPr>
          <w:color w:val="212121"/>
        </w:rPr>
        <w:t>Pediatric</w:t>
      </w:r>
      <w:proofErr w:type="spellEnd"/>
      <w:r w:rsidRPr="2B847017">
        <w:rPr>
          <w:color w:val="212121"/>
        </w:rPr>
        <w:t xml:space="preserve"> Delirium: a valid, rapid, observational tool for screening delirium in the PICU*. Crit Care Med. 2014 Mar;42(3):656-63. </w:t>
      </w:r>
      <w:proofErr w:type="spellStart"/>
      <w:r w:rsidRPr="2B847017">
        <w:rPr>
          <w:color w:val="212121"/>
        </w:rPr>
        <w:t>doi</w:t>
      </w:r>
      <w:proofErr w:type="spellEnd"/>
      <w:r w:rsidRPr="2B847017">
        <w:rPr>
          <w:color w:val="212121"/>
        </w:rPr>
        <w:t>: 10.1097/CCM.0b013e3182a66b76. PMID: 24145848; PMCID: PMC5527829.</w:t>
      </w:r>
    </w:p>
    <w:p w14:paraId="08DF3C7F" w14:textId="77777777" w:rsidR="00390AF0" w:rsidRDefault="00390AF0" w:rsidP="00390AF0">
      <w:pPr>
        <w:pStyle w:val="Normal1"/>
        <w:numPr>
          <w:ilvl w:val="0"/>
          <w:numId w:val="4"/>
        </w:numPr>
        <w:spacing w:after="141"/>
        <w:ind w:right="114"/>
      </w:pPr>
      <w:proofErr w:type="spellStart"/>
      <w:r>
        <w:t>Traube</w:t>
      </w:r>
      <w:proofErr w:type="spellEnd"/>
      <w:r>
        <w:t xml:space="preserve"> C, Silver G, Reeder RW, Doyle H, Hegel E, Wolfe HA, Schneller C, Chung MG, </w:t>
      </w:r>
      <w:proofErr w:type="spellStart"/>
      <w:r>
        <w:t>Dervan</w:t>
      </w:r>
      <w:proofErr w:type="spellEnd"/>
      <w:r>
        <w:t xml:space="preserve"> </w:t>
      </w:r>
      <w:bookmarkStart w:id="283" w:name="_Int_RkLvYCpo"/>
      <w:r>
        <w:t>LA</w:t>
      </w:r>
      <w:bookmarkEnd w:id="283"/>
      <w:r>
        <w:t xml:space="preserve">, </w:t>
      </w:r>
      <w:proofErr w:type="spellStart"/>
      <w:r>
        <w:t>DiGennaro</w:t>
      </w:r>
      <w:proofErr w:type="spellEnd"/>
      <w:r>
        <w:t xml:space="preserve"> JL, </w:t>
      </w:r>
      <w:proofErr w:type="spellStart"/>
      <w:r>
        <w:t>Buttram</w:t>
      </w:r>
      <w:proofErr w:type="spellEnd"/>
      <w:r>
        <w:t xml:space="preserve"> SD, </w:t>
      </w:r>
      <w:proofErr w:type="spellStart"/>
      <w:r>
        <w:t>Kudchadkar</w:t>
      </w:r>
      <w:proofErr w:type="spellEnd"/>
      <w:r>
        <w:t xml:space="preserve"> SR, Madden K, Hartman ME, </w:t>
      </w:r>
      <w:proofErr w:type="spellStart"/>
      <w:r>
        <w:t>deAlmeida</w:t>
      </w:r>
      <w:proofErr w:type="spellEnd"/>
      <w:r>
        <w:t xml:space="preserve"> </w:t>
      </w:r>
      <w:bookmarkStart w:id="284" w:name="_Int_2mFkTiZe"/>
      <w:r>
        <w:t>ML</w:t>
      </w:r>
      <w:bookmarkEnd w:id="284"/>
      <w:r>
        <w:t xml:space="preserve">, </w:t>
      </w:r>
      <w:proofErr w:type="spellStart"/>
      <w:r>
        <w:t>Walson</w:t>
      </w:r>
      <w:proofErr w:type="spellEnd"/>
      <w:r>
        <w:t xml:space="preserve"> K, </w:t>
      </w:r>
      <w:proofErr w:type="spellStart"/>
      <w:r>
        <w:t>Ista</w:t>
      </w:r>
      <w:proofErr w:type="spellEnd"/>
      <w:r>
        <w:t xml:space="preserve"> E, </w:t>
      </w:r>
      <w:proofErr w:type="spellStart"/>
      <w:r>
        <w:t>Baarslag</w:t>
      </w:r>
      <w:proofErr w:type="spellEnd"/>
      <w:r>
        <w:t xml:space="preserve"> MA, </w:t>
      </w:r>
      <w:proofErr w:type="spellStart"/>
      <w:r>
        <w:t>Salonia</w:t>
      </w:r>
      <w:proofErr w:type="spellEnd"/>
      <w:r>
        <w:t xml:space="preserve"> R, Beca J, Long D, Kawai Y, </w:t>
      </w:r>
      <w:proofErr w:type="spellStart"/>
      <w:r>
        <w:t>Cheifetz</w:t>
      </w:r>
      <w:proofErr w:type="spellEnd"/>
      <w:r>
        <w:t xml:space="preserve"> IM, </w:t>
      </w:r>
      <w:proofErr w:type="spellStart"/>
      <w:r>
        <w:t>Gelvez</w:t>
      </w:r>
      <w:proofErr w:type="spellEnd"/>
      <w:r>
        <w:t xml:space="preserve"> J, </w:t>
      </w:r>
      <w:proofErr w:type="spellStart"/>
      <w:r>
        <w:t>Truemper</w:t>
      </w:r>
      <w:proofErr w:type="spellEnd"/>
      <w:r>
        <w:t xml:space="preserve"> EJ, Smith RL, Peters ME, O'Meara AM, Murphy S, </w:t>
      </w:r>
      <w:proofErr w:type="spellStart"/>
      <w:r>
        <w:t>Bokhary</w:t>
      </w:r>
      <w:proofErr w:type="spellEnd"/>
      <w:r>
        <w:t xml:space="preserve"> A, Greenwald </w:t>
      </w:r>
      <w:bookmarkStart w:id="285" w:name="_Int_PFh54qOi"/>
      <w:r>
        <w:t>BM</w:t>
      </w:r>
      <w:bookmarkEnd w:id="285"/>
      <w:r>
        <w:t xml:space="preserve">, Bell MJ. Delirium in Critically Ill Children: An International Point Prevalence Study. Crit Care Med. 2017 Apr;45(4):584-590. </w:t>
      </w:r>
      <w:proofErr w:type="spellStart"/>
      <w:r>
        <w:t>doi</w:t>
      </w:r>
      <w:proofErr w:type="spellEnd"/>
      <w:r>
        <w:t>: 10.1097/CCM.0000000000002250. PMID: 28079605; PMCID: PMC5350030.</w:t>
      </w:r>
    </w:p>
    <w:p w14:paraId="77208117" w14:textId="77777777" w:rsidR="00390AF0" w:rsidRDefault="00390AF0" w:rsidP="00390AF0">
      <w:pPr>
        <w:pStyle w:val="Normal1"/>
        <w:numPr>
          <w:ilvl w:val="0"/>
          <w:numId w:val="4"/>
        </w:numPr>
        <w:spacing w:after="141"/>
        <w:ind w:right="114"/>
      </w:pPr>
      <w:r>
        <w:t xml:space="preserve">S. </w:t>
      </w:r>
      <w:proofErr w:type="spellStart"/>
      <w:r>
        <w:t>Delcev</w:t>
      </w:r>
      <w:proofErr w:type="spellEnd"/>
      <w:r>
        <w:t xml:space="preserve"> and D. </w:t>
      </w:r>
      <w:proofErr w:type="spellStart"/>
      <w:r>
        <w:t>Draskovic</w:t>
      </w:r>
      <w:proofErr w:type="spellEnd"/>
      <w:r>
        <w:t xml:space="preserve">, "Modern JavaScript frameworks: A Survey Study," 2018 Zooming Innovation in Consumer Technologies Conference (ZINC), Novi Sad, Serbia, 2018, pp. 106-109, </w:t>
      </w:r>
      <w:proofErr w:type="spellStart"/>
      <w:r>
        <w:t>doi</w:t>
      </w:r>
      <w:proofErr w:type="spellEnd"/>
      <w:r>
        <w:t>: 10.1109/ZINC.2018.8448444.</w:t>
      </w:r>
    </w:p>
    <w:p w14:paraId="35054EF6" w14:textId="77777777" w:rsidR="00390AF0" w:rsidRDefault="00390AF0" w:rsidP="00390AF0">
      <w:pPr>
        <w:pStyle w:val="Normal1"/>
        <w:numPr>
          <w:ilvl w:val="0"/>
          <w:numId w:val="4"/>
        </w:numPr>
        <w:spacing w:after="142"/>
        <w:ind w:right="114"/>
      </w:pPr>
      <w:r>
        <w:t xml:space="preserve">C. M. </w:t>
      </w:r>
      <w:proofErr w:type="spellStart"/>
      <w:r>
        <w:t>Novac</w:t>
      </w:r>
      <w:proofErr w:type="spellEnd"/>
      <w:r>
        <w:t xml:space="preserve">, O. C. </w:t>
      </w:r>
      <w:proofErr w:type="spellStart"/>
      <w:r>
        <w:t>Novac</w:t>
      </w:r>
      <w:proofErr w:type="spellEnd"/>
      <w:r>
        <w:t xml:space="preserve">, R. M. </w:t>
      </w:r>
      <w:proofErr w:type="spellStart"/>
      <w:r>
        <w:t>Sferle</w:t>
      </w:r>
      <w:proofErr w:type="spellEnd"/>
      <w:r>
        <w:t xml:space="preserve">, M. I. Gordan, G. </w:t>
      </w:r>
      <w:proofErr w:type="spellStart"/>
      <w:r>
        <w:t>BUJDOSó</w:t>
      </w:r>
      <w:proofErr w:type="spellEnd"/>
      <w:r>
        <w:t xml:space="preserve"> and C. M. </w:t>
      </w:r>
      <w:proofErr w:type="spellStart"/>
      <w:r>
        <w:t>Dindelegan</w:t>
      </w:r>
      <w:proofErr w:type="spellEnd"/>
      <w:r>
        <w:t xml:space="preserve">, "Comparative study of some applications made in the Vue.js and React.js frameworks," 2021 16th International Conference on Engineering of Modern Electric Systems (EMES), Oradea, Romania, 2021, pp. 1-4, </w:t>
      </w:r>
      <w:proofErr w:type="spellStart"/>
      <w:r>
        <w:t>doi</w:t>
      </w:r>
      <w:proofErr w:type="spellEnd"/>
      <w:r>
        <w:t xml:space="preserve">: 10.1109/EMES52337.2021.9484149. </w:t>
      </w:r>
    </w:p>
    <w:p w14:paraId="27B2F3BB" w14:textId="77777777" w:rsidR="00390AF0" w:rsidRDefault="00390AF0" w:rsidP="00390AF0">
      <w:pPr>
        <w:pStyle w:val="Normal1"/>
        <w:numPr>
          <w:ilvl w:val="0"/>
          <w:numId w:val="4"/>
        </w:numPr>
        <w:spacing w:after="0" w:line="259" w:lineRule="auto"/>
        <w:ind w:right="114"/>
      </w:pPr>
      <w:r>
        <w:t xml:space="preserve">T. </w:t>
      </w:r>
      <w:proofErr w:type="spellStart"/>
      <w:r>
        <w:t>Kaushalya</w:t>
      </w:r>
      <w:proofErr w:type="spellEnd"/>
      <w:r>
        <w:t xml:space="preserve"> and I. </w:t>
      </w:r>
      <w:proofErr w:type="spellStart"/>
      <w:r>
        <w:t>Perera</w:t>
      </w:r>
      <w:proofErr w:type="spellEnd"/>
      <w:r>
        <w:t>, "Framework to Migrate AngularJS Based Legacy Web Application to React Component Architecture," 2021 Moratuwa Engineering Research Conference (</w:t>
      </w:r>
      <w:proofErr w:type="spellStart"/>
      <w:r>
        <w:t>MERCon</w:t>
      </w:r>
      <w:proofErr w:type="spellEnd"/>
      <w:r>
        <w:t xml:space="preserve">), Moratuwa, Sri Lanka, 2021, pp. 693-698, </w:t>
      </w:r>
      <w:proofErr w:type="spellStart"/>
      <w:r>
        <w:t>doi</w:t>
      </w:r>
      <w:proofErr w:type="spellEnd"/>
      <w:r>
        <w:t>: 10.1109/MERCon52712.2021.9525659.</w:t>
      </w:r>
    </w:p>
    <w:p w14:paraId="173D27E6" w14:textId="77777777" w:rsidR="00390AF0" w:rsidRDefault="00390AF0" w:rsidP="00390AF0">
      <w:pPr>
        <w:pStyle w:val="Normal1"/>
        <w:numPr>
          <w:ilvl w:val="0"/>
          <w:numId w:val="4"/>
        </w:numPr>
        <w:spacing w:after="0" w:line="259" w:lineRule="auto"/>
        <w:ind w:right="114"/>
      </w:pPr>
      <w:r>
        <w:t xml:space="preserve">K. </w:t>
      </w:r>
      <w:proofErr w:type="spellStart"/>
      <w:r>
        <w:t>Saundariya</w:t>
      </w:r>
      <w:proofErr w:type="spellEnd"/>
      <w:r>
        <w:t xml:space="preserve">, M. </w:t>
      </w:r>
      <w:proofErr w:type="spellStart"/>
      <w:r>
        <w:t>Abirami</w:t>
      </w:r>
      <w:proofErr w:type="spellEnd"/>
      <w:r>
        <w:t xml:space="preserve">, K. R. Senthil, D. </w:t>
      </w:r>
      <w:proofErr w:type="spellStart"/>
      <w:r>
        <w:t>Prabakaran</w:t>
      </w:r>
      <w:proofErr w:type="spellEnd"/>
      <w:r>
        <w:t xml:space="preserve">, B. </w:t>
      </w:r>
      <w:proofErr w:type="spellStart"/>
      <w:r>
        <w:t>Srimathi</w:t>
      </w:r>
      <w:proofErr w:type="spellEnd"/>
      <w:r>
        <w:t xml:space="preserve"> and G. Nagarajan, "Webapp Service for Booking Handyman Using </w:t>
      </w:r>
      <w:proofErr w:type="spellStart"/>
      <w:r>
        <w:t>Mongodb</w:t>
      </w:r>
      <w:proofErr w:type="spellEnd"/>
      <w:r>
        <w:t xml:space="preserve">, Express JS, React JS, Node JS," 2021 3rd International Conference on Signal Processing and Communication (ICPSC), Coimbatore, India, 2021, pp. 180-183, </w:t>
      </w:r>
      <w:proofErr w:type="spellStart"/>
      <w:r>
        <w:t>doi</w:t>
      </w:r>
      <w:proofErr w:type="spellEnd"/>
      <w:r>
        <w:t>: 10.1109/ICSPC51351.2021.9451783.</w:t>
      </w:r>
    </w:p>
    <w:p w14:paraId="466EFD4A" w14:textId="564543D5" w:rsidR="00A36A64" w:rsidRDefault="00390AF0" w:rsidP="00D15018">
      <w:pPr>
        <w:pStyle w:val="Normal1"/>
        <w:numPr>
          <w:ilvl w:val="0"/>
          <w:numId w:val="4"/>
        </w:numPr>
        <w:spacing w:after="0" w:line="259" w:lineRule="auto"/>
        <w:ind w:right="114"/>
      </w:pPr>
      <w:r>
        <w:t xml:space="preserve">I. S. </w:t>
      </w:r>
      <w:proofErr w:type="spellStart"/>
      <w:r>
        <w:t>Vershinin</w:t>
      </w:r>
      <w:proofErr w:type="spellEnd"/>
      <w:r>
        <w:t xml:space="preserve"> and A. R. Mustafina, "Performance Analysis of PostgreSQL, MySQL, Microsoft SQL Server Systems Based on TPC-H Tests," 2021 International Russian Automation Conference (</w:t>
      </w:r>
      <w:proofErr w:type="spellStart"/>
      <w:r>
        <w:t>RusAutoCon</w:t>
      </w:r>
      <w:proofErr w:type="spellEnd"/>
      <w:r>
        <w:t xml:space="preserve">), Sochi, Russian Federation, 2021, pp. 683-687, </w:t>
      </w:r>
      <w:proofErr w:type="spellStart"/>
      <w:r>
        <w:t>doi</w:t>
      </w:r>
      <w:proofErr w:type="spellEnd"/>
      <w:r>
        <w:t>: 10.1109/RusAutoCon52004.2021.9537400.</w:t>
      </w:r>
    </w:p>
    <w:p w14:paraId="692DCCAC" w14:textId="6A9ED84C" w:rsidR="3AB2DE6B" w:rsidRDefault="3AB2DE6B" w:rsidP="3AB2DE6B">
      <w:pPr>
        <w:pStyle w:val="Normal1"/>
        <w:spacing w:after="0" w:line="259" w:lineRule="auto"/>
        <w:ind w:right="114"/>
      </w:pPr>
    </w:p>
    <w:p w14:paraId="40AAB853" w14:textId="493DD9A0" w:rsidR="37396EE3" w:rsidRDefault="37396EE3" w:rsidP="37396EE3">
      <w:pPr>
        <w:pStyle w:val="Normal1"/>
        <w:spacing w:after="0" w:line="259" w:lineRule="auto"/>
        <w:ind w:right="114"/>
      </w:pPr>
    </w:p>
    <w:p w14:paraId="072AA7C9" w14:textId="0C781C5C" w:rsidR="37396EE3" w:rsidRDefault="37396EE3" w:rsidP="37396EE3">
      <w:pPr>
        <w:pStyle w:val="Normal1"/>
        <w:spacing w:after="0" w:line="259" w:lineRule="auto"/>
        <w:ind w:right="114"/>
      </w:pPr>
    </w:p>
    <w:p w14:paraId="47389F7F" w14:textId="7013FE8D" w:rsidR="37396EE3" w:rsidRDefault="37396EE3" w:rsidP="37396EE3">
      <w:pPr>
        <w:pStyle w:val="Normal1"/>
        <w:spacing w:after="0" w:line="259" w:lineRule="auto"/>
        <w:ind w:right="114"/>
      </w:pPr>
    </w:p>
    <w:p w14:paraId="0E6A6E42" w14:textId="5FB15F1B" w:rsidR="37396EE3" w:rsidRDefault="37396EE3" w:rsidP="37396EE3">
      <w:pPr>
        <w:pStyle w:val="Normal1"/>
        <w:spacing w:after="0" w:line="259" w:lineRule="auto"/>
        <w:ind w:right="114"/>
      </w:pPr>
    </w:p>
    <w:p w14:paraId="27879FC3" w14:textId="4B4C292B" w:rsidR="37396EE3" w:rsidRDefault="37396EE3" w:rsidP="37396EE3">
      <w:pPr>
        <w:pStyle w:val="Normal1"/>
        <w:spacing w:after="0" w:line="259" w:lineRule="auto"/>
        <w:ind w:right="114"/>
      </w:pPr>
    </w:p>
    <w:p w14:paraId="3EBE184D" w14:textId="16E7FF47" w:rsidR="00A36A64" w:rsidRDefault="00A36A64" w:rsidP="3AB2DE6B">
      <w:pPr>
        <w:pStyle w:val="Normal1"/>
        <w:spacing w:after="0" w:line="259" w:lineRule="auto"/>
        <w:ind w:right="114"/>
      </w:pPr>
    </w:p>
    <w:sectPr w:rsidR="00A36A64" w:rsidSect="007A050E">
      <w:headerReference w:type="default" r:id="rId34"/>
      <w:pgSz w:w="11906" w:h="16838"/>
      <w:pgMar w:top="1498" w:right="1246" w:bottom="1588" w:left="1366" w:header="720" w:footer="720" w:gutter="0"/>
      <w:pgNumType w:start="11"/>
      <w:cols w:space="720"/>
      <w:docGrid w:linePitch="25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65DAE" w14:textId="77777777" w:rsidR="00690B6F" w:rsidRDefault="00690B6F">
      <w:pPr>
        <w:spacing w:after="0" w:line="240" w:lineRule="auto"/>
      </w:pPr>
      <w:r>
        <w:separator/>
      </w:r>
    </w:p>
  </w:endnote>
  <w:endnote w:type="continuationSeparator" w:id="0">
    <w:p w14:paraId="04257598" w14:textId="77777777" w:rsidR="00690B6F" w:rsidRDefault="00690B6F">
      <w:pPr>
        <w:spacing w:after="0" w:line="240" w:lineRule="auto"/>
      </w:pPr>
      <w:r>
        <w:continuationSeparator/>
      </w:r>
    </w:p>
  </w:endnote>
  <w:endnote w:type="continuationNotice" w:id="1">
    <w:p w14:paraId="70F8F5ED" w14:textId="77777777" w:rsidR="00690B6F" w:rsidRDefault="00690B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EDC1A" w14:textId="77777777" w:rsidR="00A36A64" w:rsidRDefault="001469F2">
    <w:pPr>
      <w:spacing w:after="0" w:line="259" w:lineRule="auto"/>
      <w:ind w:left="0" w:right="119"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68368"/>
      <w:docPartObj>
        <w:docPartGallery w:val="Page Numbers (Bottom of Page)"/>
        <w:docPartUnique/>
      </w:docPartObj>
    </w:sdtPr>
    <w:sdtEndPr>
      <w:rPr>
        <w:noProof/>
      </w:rPr>
    </w:sdtEndPr>
    <w:sdtContent>
      <w:p w14:paraId="5F8AB4F8" w14:textId="3D79A683" w:rsidR="007A050E" w:rsidRDefault="007A05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02639B" w14:textId="7D85D19F" w:rsidR="00A36A64" w:rsidRDefault="00A36A64">
    <w:pPr>
      <w:spacing w:after="0" w:line="259" w:lineRule="auto"/>
      <w:ind w:left="0" w:right="119"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46DF" w14:textId="05D50B4C" w:rsidR="00723DF9" w:rsidRDefault="009F764E">
    <w:pPr>
      <w:pStyle w:val="Footer"/>
      <w:jc w:val="center"/>
    </w:pPr>
    <w:r>
      <w:t>8</w:t>
    </w:r>
  </w:p>
  <w:p w14:paraId="431B3FC9" w14:textId="1A44B9A6" w:rsidR="00A36A64" w:rsidRDefault="00A36A64" w:rsidP="00C56760">
    <w:pPr>
      <w:pStyle w:val="Footer"/>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484073"/>
      <w:docPartObj>
        <w:docPartGallery w:val="Page Numbers (Bottom of Page)"/>
        <w:docPartUnique/>
      </w:docPartObj>
    </w:sdtPr>
    <w:sdtEndPr>
      <w:rPr>
        <w:noProof/>
      </w:rPr>
    </w:sdtEndPr>
    <w:sdtContent>
      <w:p w14:paraId="5D82714C" w14:textId="3F144B7C" w:rsidR="007A050E" w:rsidRDefault="007A05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3099C" w14:textId="76C7A26E" w:rsidR="00C43E9C" w:rsidRDefault="00C43E9C" w:rsidP="00FB421D">
    <w:pPr>
      <w:spacing w:after="0" w:line="259" w:lineRule="auto"/>
      <w:ind w:left="0" w:right="119"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5704F" w14:textId="77777777" w:rsidR="00690B6F" w:rsidRDefault="00690B6F">
      <w:pPr>
        <w:spacing w:after="0" w:line="240" w:lineRule="auto"/>
      </w:pPr>
      <w:r>
        <w:separator/>
      </w:r>
    </w:p>
  </w:footnote>
  <w:footnote w:type="continuationSeparator" w:id="0">
    <w:p w14:paraId="4376DE4F" w14:textId="77777777" w:rsidR="00690B6F" w:rsidRDefault="00690B6F">
      <w:pPr>
        <w:spacing w:after="0" w:line="240" w:lineRule="auto"/>
      </w:pPr>
      <w:r>
        <w:continuationSeparator/>
      </w:r>
    </w:p>
  </w:footnote>
  <w:footnote w:type="continuationNotice" w:id="1">
    <w:p w14:paraId="7A6812CF" w14:textId="77777777" w:rsidR="00690B6F" w:rsidRDefault="00690B6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3EC5F" w14:textId="77777777" w:rsidR="00A36A64" w:rsidRDefault="001469F2">
    <w:r>
      <w:rPr>
        <w:noProof/>
        <w:sz w:val="22"/>
      </w:rPr>
      <mc:AlternateContent>
        <mc:Choice Requires="wpg">
          <w:drawing>
            <wp:anchor distT="0" distB="0" distL="114300" distR="114300" simplePos="0" relativeHeight="251658244" behindDoc="1" locked="0" layoutInCell="1" allowOverlap="1" wp14:anchorId="7BC3F92F" wp14:editId="283B7989">
              <wp:simplePos x="0" y="0"/>
              <wp:positionH relativeFrom="page">
                <wp:posOffset>188851</wp:posOffset>
              </wp:positionH>
              <wp:positionV relativeFrom="page">
                <wp:posOffset>266956</wp:posOffset>
              </wp:positionV>
              <wp:extent cx="7182395" cy="10157958"/>
              <wp:effectExtent l="0" t="0" r="0" b="0"/>
              <wp:wrapNone/>
              <wp:docPr id="621829090" name="Group 621829090"/>
              <wp:cNvGraphicFramePr/>
              <a:graphic xmlns:a="http://schemas.openxmlformats.org/drawingml/2006/main">
                <a:graphicData uri="http://schemas.microsoft.com/office/word/2010/wordprocessingGroup">
                  <wpg:wgp>
                    <wpg:cNvGrpSpPr/>
                    <wpg:grpSpPr>
                      <a:xfrm>
                        <a:off x="0" y="0"/>
                        <a:ext cx="7182395" cy="10157958"/>
                        <a:chOff x="0" y="0"/>
                        <a:chExt cx="7182395" cy="10157958"/>
                      </a:xfrm>
                    </wpg:grpSpPr>
                    <wps:wsp>
                      <wps:cNvPr id="621829091" name="Shape 2914"/>
                      <wps:cNvSpPr/>
                      <wps:spPr>
                        <a:xfrm>
                          <a:off x="0" y="0"/>
                          <a:ext cx="7182395" cy="10157958"/>
                        </a:xfrm>
                        <a:custGeom>
                          <a:avLst/>
                          <a:gdLst/>
                          <a:ahLst/>
                          <a:cxnLst/>
                          <a:rect l="0" t="0" r="0" b="0"/>
                          <a:pathLst>
                            <a:path w="7182395" h="10157958">
                              <a:moveTo>
                                <a:pt x="0" y="10157958"/>
                              </a:moveTo>
                              <a:lnTo>
                                <a:pt x="7182395" y="10157958"/>
                              </a:lnTo>
                              <a:lnTo>
                                <a:pt x="7182395" y="0"/>
                              </a:lnTo>
                              <a:lnTo>
                                <a:pt x="0" y="0"/>
                              </a:lnTo>
                              <a:close/>
                            </a:path>
                          </a:pathLst>
                        </a:custGeom>
                        <a:ln w="6010" cap="flat">
                          <a:miter lim="127000"/>
                        </a:ln>
                      </wps:spPr>
                      <wps:style>
                        <a:lnRef idx="1">
                          <a:srgbClr val="AA3A2A"/>
                        </a:lnRef>
                        <a:fillRef idx="0">
                          <a:srgbClr val="000000">
                            <a:alpha val="0"/>
                          </a:srgbClr>
                        </a:fillRef>
                        <a:effectRef idx="0">
                          <a:scrgbClr r="0" g="0" b="0"/>
                        </a:effectRef>
                        <a:fontRef idx="none"/>
                      </wps:style>
                      <wps:bodyPr/>
                    </wps:wsp>
                  </wpg:wgp>
                </a:graphicData>
              </a:graphic>
            </wp:anchor>
          </w:drawing>
        </mc:Choice>
        <mc:Fallback>
          <w:pict>
            <v:group w14:anchorId="16FD2B47" id="Group 621829090" o:spid="_x0000_s1026" style="position:absolute;margin-left:14.85pt;margin-top:21pt;width:565.55pt;height:799.85pt;z-index:-251658236;mso-position-horizontal-relative:page;mso-position-vertical-relative:page" coordsize="71823,10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">
              <v:shape id="Shape 2914" o:spid="_x0000_s1027" style="position:absolute;width:71823;height:101579;visibility:visible;mso-wrap-style:square;v-text-anchor:top" coordsize="7182395,1015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" path="m,10157958r7182395,l7182395,,,,,10157958xe" filled="f" strokecolor="#aa3a2a" strokeweight=".16694mm">
                <v:stroke miterlimit="83231f" joinstyle="miter"/>
                <v:path arrowok="t" textboxrect="0,0,7182395,1015795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08447" w14:textId="77777777" w:rsidR="00A36A64" w:rsidRDefault="00D17540" w:rsidP="00C42275">
    <w:pPr>
      <w:tabs>
        <w:tab w:val="left" w:pos="9887"/>
        <w:tab w:val="left" w:pos="10983"/>
      </w:tabs>
    </w:pPr>
    <w:r>
      <w:rPr>
        <w:noProof/>
        <w:sz w:val="22"/>
      </w:rPr>
      <mc:AlternateContent>
        <mc:Choice Requires="wpg">
          <w:drawing>
            <wp:anchor distT="0" distB="0" distL="114300" distR="114300" simplePos="0" relativeHeight="251658240" behindDoc="1" locked="0" layoutInCell="1" allowOverlap="1" wp14:anchorId="0CB2412F" wp14:editId="375E5AA6">
              <wp:simplePos x="0" y="0"/>
              <wp:positionH relativeFrom="page">
                <wp:posOffset>188851</wp:posOffset>
              </wp:positionH>
              <wp:positionV relativeFrom="page">
                <wp:posOffset>266956</wp:posOffset>
              </wp:positionV>
              <wp:extent cx="7182395" cy="10157958"/>
              <wp:effectExtent l="0" t="0" r="0" b="0"/>
              <wp:wrapNone/>
              <wp:docPr id="9" name="Group 9"/>
              <wp:cNvGraphicFramePr/>
              <a:graphic xmlns:a="http://schemas.openxmlformats.org/drawingml/2006/main">
                <a:graphicData uri="http://schemas.microsoft.com/office/word/2010/wordprocessingGroup">
                  <wpg:wgp>
                    <wpg:cNvGrpSpPr/>
                    <wpg:grpSpPr>
                      <a:xfrm>
                        <a:off x="0" y="0"/>
                        <a:ext cx="7182395" cy="10157958"/>
                        <a:chOff x="0" y="0"/>
                        <a:chExt cx="7182395" cy="10157958"/>
                      </a:xfrm>
                    </wpg:grpSpPr>
                    <wps:wsp>
                      <wps:cNvPr id="10" name="Shape 2905"/>
                      <wps:cNvSpPr/>
                      <wps:spPr>
                        <a:xfrm>
                          <a:off x="0" y="0"/>
                          <a:ext cx="7182395" cy="10157958"/>
                        </a:xfrm>
                        <a:custGeom>
                          <a:avLst/>
                          <a:gdLst/>
                          <a:ahLst/>
                          <a:cxnLst/>
                          <a:rect l="0" t="0" r="0" b="0"/>
                          <a:pathLst>
                            <a:path w="7182395" h="10157958">
                              <a:moveTo>
                                <a:pt x="0" y="10157958"/>
                              </a:moveTo>
                              <a:lnTo>
                                <a:pt x="7182395" y="10157958"/>
                              </a:lnTo>
                              <a:lnTo>
                                <a:pt x="7182395" y="0"/>
                              </a:lnTo>
                              <a:lnTo>
                                <a:pt x="0" y="0"/>
                              </a:lnTo>
                              <a:close/>
                            </a:path>
                          </a:pathLst>
                        </a:custGeom>
                        <a:ln w="6010" cap="flat">
                          <a:miter lim="127000"/>
                        </a:ln>
                      </wps:spPr>
                      <wps:style>
                        <a:lnRef idx="1">
                          <a:srgbClr val="AA3A2A"/>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2E064A3" id="Group 9" o:spid="_x0000_s1026" style="position:absolute;margin-left:14.85pt;margin-top:21pt;width:565.55pt;height:799.85pt;z-index:-251658240;mso-position-horizontal-relative:page;mso-position-vertical-relative:page;mso-width-relative:margin;mso-height-relative:margin" coordsize="71823,10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">
              <v:shape id="Shape 2905" o:spid="_x0000_s1027" style="position:absolute;width:71823;height:101579;visibility:visible;mso-wrap-style:square;v-text-anchor:top" coordsize="7182395,1015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" path="m,10157958r7182395,l7182395,,,,,10157958xe" filled="f" strokecolor="#aa3a2a" strokeweight=".16694mm">
                <v:stroke miterlimit="83231f" joinstyle="miter"/>
                <v:path arrowok="t" textboxrect="0,0,7182395,10157958"/>
              </v:shape>
              <w10:wrap anchorx="page" anchory="page"/>
            </v:group>
          </w:pict>
        </mc:Fallback>
      </mc:AlternateContent>
    </w:r>
    <w:r w:rsidR="00801CE1">
      <w:tab/>
    </w:r>
    <w:r w:rsidR="00801CE1">
      <w:tab/>
    </w:r>
    <w:r w:rsidR="00C42275">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831B9" w14:textId="77777777" w:rsidR="00A36A64" w:rsidRDefault="001469F2">
    <w:r>
      <w:rPr>
        <w:noProof/>
        <w:sz w:val="22"/>
      </w:rPr>
      <mc:AlternateContent>
        <mc:Choice Requires="wpg">
          <w:drawing>
            <wp:anchor distT="0" distB="0" distL="114300" distR="114300" simplePos="0" relativeHeight="251658241" behindDoc="1" locked="0" layoutInCell="1" allowOverlap="1" wp14:anchorId="6F856CA0" wp14:editId="32D73AB0">
              <wp:simplePos x="0" y="0"/>
              <wp:positionH relativeFrom="page">
                <wp:posOffset>188851</wp:posOffset>
              </wp:positionH>
              <wp:positionV relativeFrom="page">
                <wp:posOffset>266956</wp:posOffset>
              </wp:positionV>
              <wp:extent cx="7182395" cy="10157958"/>
              <wp:effectExtent l="0" t="0" r="0" b="0"/>
              <wp:wrapNone/>
              <wp:docPr id="11" name="Group 11"/>
              <wp:cNvGraphicFramePr/>
              <a:graphic xmlns:a="http://schemas.openxmlformats.org/drawingml/2006/main">
                <a:graphicData uri="http://schemas.microsoft.com/office/word/2010/wordprocessingGroup">
                  <wpg:wgp>
                    <wpg:cNvGrpSpPr/>
                    <wpg:grpSpPr>
                      <a:xfrm>
                        <a:off x="0" y="0"/>
                        <a:ext cx="7182395" cy="10157958"/>
                        <a:chOff x="0" y="0"/>
                        <a:chExt cx="7182395" cy="10157958"/>
                      </a:xfrm>
                    </wpg:grpSpPr>
                    <wps:wsp>
                      <wps:cNvPr id="12" name="Shape 2901"/>
                      <wps:cNvSpPr/>
                      <wps:spPr>
                        <a:xfrm>
                          <a:off x="0" y="0"/>
                          <a:ext cx="7182395" cy="10157958"/>
                        </a:xfrm>
                        <a:custGeom>
                          <a:avLst/>
                          <a:gdLst/>
                          <a:ahLst/>
                          <a:cxnLst/>
                          <a:rect l="0" t="0" r="0" b="0"/>
                          <a:pathLst>
                            <a:path w="7182395" h="10157958">
                              <a:moveTo>
                                <a:pt x="0" y="10157958"/>
                              </a:moveTo>
                              <a:lnTo>
                                <a:pt x="7182395" y="10157958"/>
                              </a:lnTo>
                              <a:lnTo>
                                <a:pt x="7182395" y="0"/>
                              </a:lnTo>
                              <a:lnTo>
                                <a:pt x="0" y="0"/>
                              </a:lnTo>
                              <a:close/>
                            </a:path>
                          </a:pathLst>
                        </a:custGeom>
                        <a:ln w="6010" cap="flat">
                          <a:miter lim="127000"/>
                        </a:ln>
                      </wps:spPr>
                      <wps:style>
                        <a:lnRef idx="1">
                          <a:srgbClr val="AA3A2A"/>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6BD5352" id="Group 11" o:spid="_x0000_s1026" style="position:absolute;margin-left:14.85pt;margin-top:21pt;width:565.55pt;height:799.85pt;z-index:-251658239;mso-position-horizontal-relative:page;mso-position-vertical-relative:page;mso-width-relative:margin;mso-height-relative:margin" coordsize="71823,10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">
              <v:shape id="Shape 2901" o:spid="_x0000_s1027" style="position:absolute;width:71823;height:101579;visibility:visible;mso-wrap-style:square;v-text-anchor:top" coordsize="7182395,1015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" path="m,10157958r7182395,l7182395,,,,,10157958xe" filled="f" strokecolor="#aa3a2a" strokeweight=".16694mm">
                <v:stroke miterlimit="83231f" joinstyle="miter"/>
                <v:path arrowok="t" textboxrect="0,0,7182395,10157958"/>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353F7" w14:textId="77777777" w:rsidR="00FB24F5" w:rsidRDefault="00FB24F5" w:rsidP="00C42275">
    <w:pPr>
      <w:tabs>
        <w:tab w:val="left" w:pos="9887"/>
        <w:tab w:val="left" w:pos="10983"/>
      </w:tabs>
    </w:pPr>
    <w:r>
      <w:rPr>
        <w:noProof/>
        <w:sz w:val="22"/>
      </w:rPr>
      <mc:AlternateContent>
        <mc:Choice Requires="wpg">
          <w:drawing>
            <wp:anchor distT="0" distB="0" distL="114300" distR="114300" simplePos="0" relativeHeight="251658243" behindDoc="1" locked="0" layoutInCell="1" allowOverlap="1" wp14:anchorId="55090CBC" wp14:editId="5FE7DF66">
              <wp:simplePos x="0" y="0"/>
              <wp:positionH relativeFrom="page">
                <wp:posOffset>327546</wp:posOffset>
              </wp:positionH>
              <wp:positionV relativeFrom="page">
                <wp:posOffset>245660</wp:posOffset>
              </wp:positionV>
              <wp:extent cx="10157958" cy="7182395"/>
              <wp:effectExtent l="0" t="0" r="15240" b="19050"/>
              <wp:wrapNone/>
              <wp:docPr id="15" name="Group 15"/>
              <wp:cNvGraphicFramePr/>
              <a:graphic xmlns:a="http://schemas.openxmlformats.org/drawingml/2006/main">
                <a:graphicData uri="http://schemas.microsoft.com/office/word/2010/wordprocessingGroup">
                  <wpg:wgp>
                    <wpg:cNvGrpSpPr/>
                    <wpg:grpSpPr>
                      <a:xfrm>
                        <a:off x="0" y="0"/>
                        <a:ext cx="10157958" cy="7182395"/>
                        <a:chOff x="136302" y="-27120"/>
                        <a:chExt cx="10157958" cy="7182395"/>
                      </a:xfrm>
                    </wpg:grpSpPr>
                    <wps:wsp>
                      <wps:cNvPr id="16" name="Shape 2905"/>
                      <wps:cNvSpPr/>
                      <wps:spPr>
                        <a:xfrm rot="16200000">
                          <a:off x="1624083" y="-1514901"/>
                          <a:ext cx="7182395" cy="10157958"/>
                        </a:xfrm>
                        <a:custGeom>
                          <a:avLst/>
                          <a:gdLst/>
                          <a:ahLst/>
                          <a:cxnLst/>
                          <a:rect l="0" t="0" r="0" b="0"/>
                          <a:pathLst>
                            <a:path w="7182395" h="10157958">
                              <a:moveTo>
                                <a:pt x="0" y="10157958"/>
                              </a:moveTo>
                              <a:lnTo>
                                <a:pt x="7182395" y="10157958"/>
                              </a:lnTo>
                              <a:lnTo>
                                <a:pt x="7182395" y="0"/>
                              </a:lnTo>
                              <a:lnTo>
                                <a:pt x="0" y="0"/>
                              </a:lnTo>
                              <a:close/>
                            </a:path>
                          </a:pathLst>
                        </a:custGeom>
                        <a:ln w="6010" cap="flat">
                          <a:miter lim="127000"/>
                        </a:ln>
                      </wps:spPr>
                      <wps:style>
                        <a:lnRef idx="1">
                          <a:srgbClr val="AA3A2A"/>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031BFD4" id="Group 15" o:spid="_x0000_s1026" style="position:absolute;margin-left:25.8pt;margin-top:19.35pt;width:799.85pt;height:565.55pt;z-index:-251658237;mso-position-horizontal-relative:page;mso-position-vertical-relative:page;mso-width-relative:margin;mso-height-relative:margin" coordorigin="1363,-271" coordsize="101579,71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">
              <v:shape id="Shape 2905" o:spid="_x0000_s1027" style="position:absolute;left:16241;top:-15149;width:71823;height:101579;rotation:-90;visibility:visible;mso-wrap-style:square;v-text-anchor:top" coordsize="7182395,1015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" path="m,10157958r7182395,l7182395,,,,,10157958xe" filled="f" strokecolor="#aa3a2a" strokeweight=".16694mm">
                <v:stroke miterlimit="83231f" joinstyle="miter"/>
                <v:path arrowok="t" textboxrect="0,0,7182395,10157958"/>
              </v:shape>
              <w10:wrap anchorx="page" anchory="page"/>
            </v:group>
          </w:pict>
        </mc:Fallback>
      </mc:AlternateContent>
    </w:r>
    <w:r>
      <w:tab/>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19B10" w14:textId="77777777" w:rsidR="000B5F4C" w:rsidRDefault="000B5F4C" w:rsidP="00C42275">
    <w:pPr>
      <w:tabs>
        <w:tab w:val="left" w:pos="9887"/>
        <w:tab w:val="left" w:pos="10983"/>
      </w:tabs>
    </w:pPr>
    <w:r>
      <w:rPr>
        <w:noProof/>
        <w:sz w:val="22"/>
      </w:rPr>
      <mc:AlternateContent>
        <mc:Choice Requires="wpg">
          <w:drawing>
            <wp:anchor distT="0" distB="0" distL="114300" distR="114300" simplePos="0" relativeHeight="251658242" behindDoc="1" locked="0" layoutInCell="1" allowOverlap="1" wp14:anchorId="7E5670FA" wp14:editId="5539218E">
              <wp:simplePos x="0" y="0"/>
              <wp:positionH relativeFrom="page">
                <wp:posOffset>188851</wp:posOffset>
              </wp:positionH>
              <wp:positionV relativeFrom="page">
                <wp:posOffset>266956</wp:posOffset>
              </wp:positionV>
              <wp:extent cx="7182395" cy="10157958"/>
              <wp:effectExtent l="0" t="0" r="0" b="0"/>
              <wp:wrapNone/>
              <wp:docPr id="14" name="Group 14"/>
              <wp:cNvGraphicFramePr/>
              <a:graphic xmlns:a="http://schemas.openxmlformats.org/drawingml/2006/main">
                <a:graphicData uri="http://schemas.microsoft.com/office/word/2010/wordprocessingGroup">
                  <wpg:wgp>
                    <wpg:cNvGrpSpPr/>
                    <wpg:grpSpPr>
                      <a:xfrm>
                        <a:off x="0" y="0"/>
                        <a:ext cx="7182395" cy="10157958"/>
                        <a:chOff x="0" y="0"/>
                        <a:chExt cx="7182395" cy="10157958"/>
                      </a:xfrm>
                    </wpg:grpSpPr>
                    <wps:wsp>
                      <wps:cNvPr id="17" name="Shape 2905"/>
                      <wps:cNvSpPr/>
                      <wps:spPr>
                        <a:xfrm>
                          <a:off x="0" y="0"/>
                          <a:ext cx="7182395" cy="10157958"/>
                        </a:xfrm>
                        <a:custGeom>
                          <a:avLst/>
                          <a:gdLst/>
                          <a:ahLst/>
                          <a:cxnLst/>
                          <a:rect l="0" t="0" r="0" b="0"/>
                          <a:pathLst>
                            <a:path w="7182395" h="10157958">
                              <a:moveTo>
                                <a:pt x="0" y="10157958"/>
                              </a:moveTo>
                              <a:lnTo>
                                <a:pt x="7182395" y="10157958"/>
                              </a:lnTo>
                              <a:lnTo>
                                <a:pt x="7182395" y="0"/>
                              </a:lnTo>
                              <a:lnTo>
                                <a:pt x="0" y="0"/>
                              </a:lnTo>
                              <a:close/>
                            </a:path>
                          </a:pathLst>
                        </a:custGeom>
                        <a:ln w="6010" cap="flat">
                          <a:miter lim="127000"/>
                        </a:ln>
                      </wps:spPr>
                      <wps:style>
                        <a:lnRef idx="1">
                          <a:srgbClr val="AA3A2A"/>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BBC007" id="Group 14" o:spid="_x0000_s1026" style="position:absolute;margin-left:14.85pt;margin-top:21pt;width:565.55pt;height:799.85pt;z-index:-251658238;mso-position-horizontal-relative:page;mso-position-vertical-relative:page;mso-width-relative:margin;mso-height-relative:margin" coordsize="71823,10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">
              <v:shape id="Shape 2905" o:spid="_x0000_s1027" style="position:absolute;width:71823;height:101579;visibility:visible;mso-wrap-style:square;v-text-anchor:top" coordsize="7182395,10157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" path="m,10157958r7182395,l7182395,,,,,10157958xe" filled="f" strokecolor="#aa3a2a" strokeweight=".16694mm">
                <v:stroke miterlimit="83231f" joinstyle="miter"/>
                <v:path arrowok="t" textboxrect="0,0,7182395,10157958"/>
              </v:shape>
              <w10:wrap anchorx="page" anchory="page"/>
            </v:group>
          </w:pict>
        </mc:Fallback>
      </mc:AlternateContent>
    </w:r>
    <w:r>
      <w:tab/>
    </w:r>
    <w:r>
      <w:tab/>
    </w:r>
    <w:r>
      <w:tab/>
    </w:r>
  </w:p>
</w:hdr>
</file>

<file path=word/intelligence2.xml><?xml version="1.0" encoding="utf-8"?>
<int2:intelligence xmlns:int2="http://schemas.microsoft.com/office/intelligence/2020/intelligence" xmlns:oel="http://schemas.microsoft.com/office/2019/extlst">
  <int2:observations>
    <int2:textHash int2:hashCode="0jHucxNmR5xTqB" int2:id="38E7llfU">
      <int2:state int2:value="Rejected" int2:type="LegacyProofing"/>
    </int2:textHash>
    <int2:textHash int2:hashCode="K5ESMTqMxOxPkf" int2:id="7fMHVOPd">
      <int2:state int2:value="Rejected" int2:type="LegacyProofing"/>
    </int2:textHash>
    <int2:textHash int2:hashCode="fdgopQ6oDu+Uf1" int2:id="A57RgoFs">
      <int2:state int2:value="Rejected" int2:type="LegacyProofing"/>
    </int2:textHash>
    <int2:textHash int2:hashCode="iewJ3sNXuxPKh0" int2:id="BShqbNND">
      <int2:state int2:value="Rejected" int2:type="LegacyProofing"/>
    </int2:textHash>
    <int2:textHash int2:hashCode="x51bGLW0m7PA+2" int2:id="DNBLaTbg">
      <int2:state int2:value="Rejected" int2:type="LegacyProofing"/>
    </int2:textHash>
    <int2:textHash int2:hashCode="zlkd6Z9o7QqGAb" int2:id="EEEXjVEq">
      <int2:state int2:value="Rejected" int2:type="LegacyProofing"/>
    </int2:textHash>
    <int2:textHash int2:hashCode="pby6+erny2kaZu" int2:id="WSneJhiJ">
      <int2:state int2:value="Rejected" int2:type="LegacyProofing"/>
    </int2:textHash>
    <int2:textHash int2:hashCode="Lsail6IEaZkExV" int2:id="euSR5PRj">
      <int2:state int2:value="Rejected" int2:type="LegacyProofing"/>
    </int2:textHash>
    <int2:textHash int2:hashCode="tU/ke+mWBoULKM" int2:id="iFMqPtiL">
      <int2:state int2:value="Rejected" int2:type="LegacyProofing"/>
    </int2:textHash>
    <int2:textHash int2:hashCode="S0dF1WNtRx453/" int2:id="m71aJsew">
      <int2:state int2:value="Rejected" int2:type="LegacyProofing"/>
    </int2:textHash>
    <int2:textHash int2:hashCode="hDYV61CdfuXNzp" int2:id="nJYx6eY2">
      <int2:state int2:value="Rejected" int2:type="LegacyProofing"/>
    </int2:textHash>
    <int2:textHash int2:hashCode="fxyYLoNaaJWYWb" int2:id="oDyBiRYg">
      <int2:state int2:value="Rejected" int2:type="LegacyProofing"/>
    </int2:textHash>
    <int2:textHash int2:hashCode="SOVj8UjcBNizHJ" int2:id="oxnNh5s3">
      <int2:state int2:value="Rejected" int2:type="LegacyProofing"/>
    </int2:textHash>
    <int2:textHash int2:hashCode="g0ZCaZLefmZLyJ" int2:id="sRKgt7TQ">
      <int2:state int2:value="Rejected" int2:type="LegacyProofing"/>
    </int2:textHash>
    <int2:textHash int2:hashCode="UJ0p/6xMMcoIDn" int2:id="uuObTxbI">
      <int2:state int2:value="Rejected" int2:type="LegacyProofing"/>
    </int2:textHash>
    <int2:textHash int2:hashCode="huugSnrhF0IHxi" int2:id="xx4P0Kec">
      <int2:state int2:value="Rejected" int2:type="LegacyProofing"/>
    </int2:textHash>
    <int2:bookmark int2:bookmarkName="_Int_PFh54qOi" int2:invalidationBookmarkName="" int2:hashCode="N3vNZDYHxAYFI3" int2:id="2drxFdra">
      <int2:state int2:value="Rejected" int2:type="AugLoop_Acronyms_AcronymsCritique"/>
    </int2:bookmark>
    <int2:bookmark int2:bookmarkName="_Int_c2zFh4Ht" int2:invalidationBookmarkName="" int2:hashCode="PPkJv3JDJ95ErN" int2:id="AwndIgKB">
      <int2:state int2:value="Rejected" int2:type="LegacyProofing"/>
    </int2:bookmark>
    <int2:bookmark int2:bookmarkName="_Int_RkLvYCpo" int2:invalidationBookmarkName="" int2:hashCode="R3+z0nbw3f/Gtb" int2:id="IKwLB6i2">
      <int2:state int2:value="Rejected" int2:type="AugLoop_Acronyms_AcronymsCritique"/>
    </int2:bookmark>
    <int2:bookmark int2:bookmarkName="_Int_2mFkTiZe" int2:invalidationBookmarkName="" int2:hashCode="cFiEnU/w4xULJH" int2:id="WLXd5uKb">
      <int2:state int2:value="Rejected" int2:type="AugLoop_Acronyms_AcronymsCritique"/>
    </int2:bookmark>
    <int2:bookmark int2:bookmarkName="_Int_3HNvYgN6" int2:invalidationBookmarkName="" int2:hashCode="gj5v6xbXJu9AAb" int2:id="b1yfO01q">
      <int2:state int2:value="Rejected" int2:type="AugLoop_Acronyms_AcronymsCritique"/>
    </int2:bookmark>
    <int2:bookmark int2:bookmarkName="_Int_lnH9plDS" int2:invalidationBookmarkName="" int2:hashCode="FZLQBKUjcoLFgZ" int2:id="unfCEOw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82276"/>
    <w:multiLevelType w:val="multilevel"/>
    <w:tmpl w:val="4872A9C4"/>
    <w:lvl w:ilvl="0">
      <w:start w:val="1"/>
      <w:numFmt w:val="decimal"/>
      <w:lvlText w:val="%1."/>
      <w:lvlJc w:val="left"/>
      <w:pPr>
        <w:ind w:left="350" w:hanging="360"/>
      </w:pPr>
      <w:rPr>
        <w:rFonts w:hint="default"/>
      </w:rPr>
    </w:lvl>
    <w:lvl w:ilvl="1">
      <w:start w:val="1"/>
      <w:numFmt w:val="decimal"/>
      <w:isLgl/>
      <w:lvlText w:val="%1.%2."/>
      <w:lvlJc w:val="left"/>
      <w:pPr>
        <w:ind w:left="739" w:hanging="720"/>
      </w:pPr>
      <w:rPr>
        <w:rFonts w:hint="default"/>
        <w:b/>
        <w:color w:val="000000"/>
        <w:sz w:val="23"/>
      </w:rPr>
    </w:lvl>
    <w:lvl w:ilvl="2">
      <w:start w:val="1"/>
      <w:numFmt w:val="decimal"/>
      <w:isLgl/>
      <w:lvlText w:val="%1.%2.%3."/>
      <w:lvlJc w:val="left"/>
      <w:pPr>
        <w:ind w:left="768" w:hanging="720"/>
      </w:pPr>
      <w:rPr>
        <w:rFonts w:hint="default"/>
        <w:b/>
        <w:color w:val="000000"/>
        <w:sz w:val="23"/>
      </w:rPr>
    </w:lvl>
    <w:lvl w:ilvl="3">
      <w:start w:val="1"/>
      <w:numFmt w:val="decimal"/>
      <w:isLgl/>
      <w:lvlText w:val="%1.%2.%3.%4."/>
      <w:lvlJc w:val="left"/>
      <w:pPr>
        <w:ind w:left="1157" w:hanging="1080"/>
      </w:pPr>
      <w:rPr>
        <w:rFonts w:hint="default"/>
        <w:b/>
        <w:color w:val="000000"/>
        <w:sz w:val="23"/>
      </w:rPr>
    </w:lvl>
    <w:lvl w:ilvl="4">
      <w:start w:val="1"/>
      <w:numFmt w:val="decimal"/>
      <w:isLgl/>
      <w:lvlText w:val="%1.%2.%3.%4.%5."/>
      <w:lvlJc w:val="left"/>
      <w:pPr>
        <w:ind w:left="1546" w:hanging="1440"/>
      </w:pPr>
      <w:rPr>
        <w:rFonts w:hint="default"/>
        <w:b/>
        <w:color w:val="000000"/>
        <w:sz w:val="23"/>
      </w:rPr>
    </w:lvl>
    <w:lvl w:ilvl="5">
      <w:start w:val="1"/>
      <w:numFmt w:val="decimal"/>
      <w:isLgl/>
      <w:lvlText w:val="%1.%2.%3.%4.%5.%6."/>
      <w:lvlJc w:val="left"/>
      <w:pPr>
        <w:ind w:left="1575" w:hanging="1440"/>
      </w:pPr>
      <w:rPr>
        <w:rFonts w:hint="default"/>
        <w:b/>
        <w:color w:val="000000"/>
        <w:sz w:val="23"/>
      </w:rPr>
    </w:lvl>
    <w:lvl w:ilvl="6">
      <w:start w:val="1"/>
      <w:numFmt w:val="decimal"/>
      <w:isLgl/>
      <w:lvlText w:val="%1.%2.%3.%4.%5.%6.%7."/>
      <w:lvlJc w:val="left"/>
      <w:pPr>
        <w:ind w:left="1964" w:hanging="1800"/>
      </w:pPr>
      <w:rPr>
        <w:rFonts w:hint="default"/>
        <w:b/>
        <w:color w:val="000000"/>
        <w:sz w:val="23"/>
      </w:rPr>
    </w:lvl>
    <w:lvl w:ilvl="7">
      <w:start w:val="1"/>
      <w:numFmt w:val="decimal"/>
      <w:isLgl/>
      <w:lvlText w:val="%1.%2.%3.%4.%5.%6.%7.%8."/>
      <w:lvlJc w:val="left"/>
      <w:pPr>
        <w:ind w:left="2353" w:hanging="2160"/>
      </w:pPr>
      <w:rPr>
        <w:rFonts w:hint="default"/>
        <w:b/>
        <w:color w:val="000000"/>
        <w:sz w:val="23"/>
      </w:rPr>
    </w:lvl>
    <w:lvl w:ilvl="8">
      <w:start w:val="1"/>
      <w:numFmt w:val="decimal"/>
      <w:isLgl/>
      <w:lvlText w:val="%1.%2.%3.%4.%5.%6.%7.%8.%9."/>
      <w:lvlJc w:val="left"/>
      <w:pPr>
        <w:ind w:left="2742" w:hanging="2520"/>
      </w:pPr>
      <w:rPr>
        <w:rFonts w:hint="default"/>
        <w:b/>
        <w:color w:val="000000"/>
        <w:sz w:val="23"/>
      </w:rPr>
    </w:lvl>
  </w:abstractNum>
  <w:abstractNum w:abstractNumId="1" w15:restartNumberingAfterBreak="0">
    <w:nsid w:val="0BD1728B"/>
    <w:multiLevelType w:val="multilevel"/>
    <w:tmpl w:val="AFEECC82"/>
    <w:styleLink w:val="CurrentList1"/>
    <w:lvl w:ilvl="0">
      <w:start w:val="1"/>
      <w:numFmt w:val="decimal"/>
      <w:lvlText w:val="%1."/>
      <w:lvlJc w:val="left"/>
      <w:pPr>
        <w:ind w:left="0"/>
      </w:pPr>
      <w:rPr>
        <w:rFonts w:ascii="Calibri" w:eastAsia="Calibri" w:hAnsi="Calibri" w:cs="Calibri"/>
        <w:b/>
        <w:bCs/>
        <w:i w:val="0"/>
        <w:strike w:val="0"/>
        <w:dstrike w:val="0"/>
        <w:color w:val="000000"/>
        <w:sz w:val="27"/>
        <w:szCs w:val="27"/>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1A456F6A"/>
    <w:multiLevelType w:val="multilevel"/>
    <w:tmpl w:val="256AD134"/>
    <w:lvl w:ilvl="0">
      <w:start w:val="1"/>
      <w:numFmt w:val="decimal"/>
      <w:lvlText w:val="%1"/>
      <w:lvlJc w:val="left"/>
      <w:pPr>
        <w:ind w:left="360" w:hanging="360"/>
      </w:pPr>
      <w:rPr>
        <w:rFonts w:hint="default"/>
        <w:b/>
        <w:color w:val="000000"/>
        <w:sz w:val="23"/>
      </w:rPr>
    </w:lvl>
    <w:lvl w:ilvl="1">
      <w:start w:val="1"/>
      <w:numFmt w:val="decimal"/>
      <w:lvlText w:val="%1.%2"/>
      <w:lvlJc w:val="left"/>
      <w:pPr>
        <w:ind w:left="720" w:hanging="720"/>
      </w:pPr>
      <w:rPr>
        <w:rFonts w:hint="default"/>
        <w:b/>
        <w:color w:val="000000"/>
        <w:sz w:val="23"/>
      </w:rPr>
    </w:lvl>
    <w:lvl w:ilvl="2">
      <w:start w:val="1"/>
      <w:numFmt w:val="decimal"/>
      <w:lvlText w:val="%1.%2.%3"/>
      <w:lvlJc w:val="left"/>
      <w:pPr>
        <w:ind w:left="720" w:hanging="720"/>
      </w:pPr>
      <w:rPr>
        <w:rFonts w:hint="default"/>
        <w:b/>
        <w:color w:val="000000"/>
        <w:sz w:val="23"/>
      </w:rPr>
    </w:lvl>
    <w:lvl w:ilvl="3">
      <w:start w:val="1"/>
      <w:numFmt w:val="decimal"/>
      <w:lvlText w:val="%1.%2.%3.%4"/>
      <w:lvlJc w:val="left"/>
      <w:pPr>
        <w:ind w:left="1080" w:hanging="1080"/>
      </w:pPr>
      <w:rPr>
        <w:rFonts w:hint="default"/>
        <w:b/>
        <w:color w:val="000000"/>
        <w:sz w:val="23"/>
      </w:rPr>
    </w:lvl>
    <w:lvl w:ilvl="4">
      <w:start w:val="1"/>
      <w:numFmt w:val="decimal"/>
      <w:lvlText w:val="%1.%2.%3.%4.%5"/>
      <w:lvlJc w:val="left"/>
      <w:pPr>
        <w:ind w:left="1440" w:hanging="1440"/>
      </w:pPr>
      <w:rPr>
        <w:rFonts w:hint="default"/>
        <w:b/>
        <w:color w:val="000000"/>
        <w:sz w:val="23"/>
      </w:rPr>
    </w:lvl>
    <w:lvl w:ilvl="5">
      <w:start w:val="1"/>
      <w:numFmt w:val="decimal"/>
      <w:lvlText w:val="%1.%2.%3.%4.%5.%6"/>
      <w:lvlJc w:val="left"/>
      <w:pPr>
        <w:ind w:left="1440" w:hanging="1440"/>
      </w:pPr>
      <w:rPr>
        <w:rFonts w:hint="default"/>
        <w:b/>
        <w:color w:val="000000"/>
        <w:sz w:val="23"/>
      </w:rPr>
    </w:lvl>
    <w:lvl w:ilvl="6">
      <w:start w:val="1"/>
      <w:numFmt w:val="decimal"/>
      <w:lvlText w:val="%1.%2.%3.%4.%5.%6.%7"/>
      <w:lvlJc w:val="left"/>
      <w:pPr>
        <w:ind w:left="1800" w:hanging="1800"/>
      </w:pPr>
      <w:rPr>
        <w:rFonts w:hint="default"/>
        <w:b/>
        <w:color w:val="000000"/>
        <w:sz w:val="23"/>
      </w:rPr>
    </w:lvl>
    <w:lvl w:ilvl="7">
      <w:start w:val="1"/>
      <w:numFmt w:val="decimal"/>
      <w:lvlText w:val="%1.%2.%3.%4.%5.%6.%7.%8"/>
      <w:lvlJc w:val="left"/>
      <w:pPr>
        <w:ind w:left="2160" w:hanging="2160"/>
      </w:pPr>
      <w:rPr>
        <w:rFonts w:hint="default"/>
        <w:b/>
        <w:color w:val="000000"/>
        <w:sz w:val="23"/>
      </w:rPr>
    </w:lvl>
    <w:lvl w:ilvl="8">
      <w:start w:val="1"/>
      <w:numFmt w:val="decimal"/>
      <w:lvlText w:val="%1.%2.%3.%4.%5.%6.%7.%8.%9"/>
      <w:lvlJc w:val="left"/>
      <w:pPr>
        <w:ind w:left="2160" w:hanging="2160"/>
      </w:pPr>
      <w:rPr>
        <w:rFonts w:hint="default"/>
        <w:b/>
        <w:color w:val="000000"/>
        <w:sz w:val="23"/>
      </w:rPr>
    </w:lvl>
  </w:abstractNum>
  <w:abstractNum w:abstractNumId="3" w15:restartNumberingAfterBreak="0">
    <w:nsid w:val="1BBA53C8"/>
    <w:multiLevelType w:val="hybridMultilevel"/>
    <w:tmpl w:val="B99C2CD0"/>
    <w:lvl w:ilvl="0" w:tplc="77E283C4">
      <w:start w:val="1"/>
      <w:numFmt w:val="decimal"/>
      <w:lvlText w:val="[%1]"/>
      <w:lvlJc w:val="left"/>
      <w:pPr>
        <w:ind w:left="319"/>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6EAC2268">
      <w:start w:val="1"/>
      <w:numFmt w:val="lowerLetter"/>
      <w:lvlText w:val="%2"/>
      <w:lvlJc w:val="left"/>
      <w:pPr>
        <w:ind w:left="10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65B2E8EA">
      <w:start w:val="1"/>
      <w:numFmt w:val="lowerRoman"/>
      <w:lvlText w:val="%3"/>
      <w:lvlJc w:val="left"/>
      <w:pPr>
        <w:ind w:left="18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E6C24B0A">
      <w:start w:val="1"/>
      <w:numFmt w:val="decimal"/>
      <w:lvlText w:val="%4"/>
      <w:lvlJc w:val="left"/>
      <w:pPr>
        <w:ind w:left="25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4F0875BC">
      <w:start w:val="1"/>
      <w:numFmt w:val="lowerLetter"/>
      <w:lvlText w:val="%5"/>
      <w:lvlJc w:val="left"/>
      <w:pPr>
        <w:ind w:left="324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3338656A">
      <w:start w:val="1"/>
      <w:numFmt w:val="lowerRoman"/>
      <w:lvlText w:val="%6"/>
      <w:lvlJc w:val="left"/>
      <w:pPr>
        <w:ind w:left="396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0A0601C2">
      <w:start w:val="1"/>
      <w:numFmt w:val="decimal"/>
      <w:lvlText w:val="%7"/>
      <w:lvlJc w:val="left"/>
      <w:pPr>
        <w:ind w:left="468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B9CA18F0">
      <w:start w:val="1"/>
      <w:numFmt w:val="lowerLetter"/>
      <w:lvlText w:val="%8"/>
      <w:lvlJc w:val="left"/>
      <w:pPr>
        <w:ind w:left="540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278227F0">
      <w:start w:val="1"/>
      <w:numFmt w:val="lowerRoman"/>
      <w:lvlText w:val="%9"/>
      <w:lvlJc w:val="left"/>
      <w:pPr>
        <w:ind w:left="6120"/>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2B3307DC"/>
    <w:multiLevelType w:val="multilevel"/>
    <w:tmpl w:val="6EA0885C"/>
    <w:lvl w:ilvl="0">
      <w:start w:val="1"/>
      <w:numFmt w:val="decimal"/>
      <w:lvlText w:val="%1"/>
      <w:lvlJc w:val="left"/>
      <w:pPr>
        <w:ind w:left="360" w:hanging="360"/>
      </w:pPr>
      <w:rPr>
        <w:rFonts w:hint="default"/>
        <w:b/>
        <w:color w:val="000000"/>
        <w:sz w:val="23"/>
      </w:rPr>
    </w:lvl>
    <w:lvl w:ilvl="1">
      <w:start w:val="1"/>
      <w:numFmt w:val="decimal"/>
      <w:lvlText w:val="%1.%2"/>
      <w:lvlJc w:val="left"/>
      <w:pPr>
        <w:ind w:left="729" w:hanging="720"/>
      </w:pPr>
      <w:rPr>
        <w:rFonts w:hint="default"/>
        <w:b/>
        <w:color w:val="000000"/>
        <w:sz w:val="23"/>
      </w:rPr>
    </w:lvl>
    <w:lvl w:ilvl="2">
      <w:start w:val="1"/>
      <w:numFmt w:val="decimal"/>
      <w:lvlText w:val="%1.%2.%3"/>
      <w:lvlJc w:val="left"/>
      <w:pPr>
        <w:ind w:left="738" w:hanging="720"/>
      </w:pPr>
      <w:rPr>
        <w:rFonts w:hint="default"/>
        <w:b/>
        <w:color w:val="000000"/>
        <w:sz w:val="23"/>
      </w:rPr>
    </w:lvl>
    <w:lvl w:ilvl="3">
      <w:start w:val="1"/>
      <w:numFmt w:val="decimal"/>
      <w:lvlText w:val="%1.%2.%3.%4"/>
      <w:lvlJc w:val="left"/>
      <w:pPr>
        <w:ind w:left="1107" w:hanging="1080"/>
      </w:pPr>
      <w:rPr>
        <w:rFonts w:hint="default"/>
        <w:b/>
        <w:color w:val="000000"/>
        <w:sz w:val="23"/>
      </w:rPr>
    </w:lvl>
    <w:lvl w:ilvl="4">
      <w:start w:val="1"/>
      <w:numFmt w:val="decimal"/>
      <w:lvlText w:val="%1.%2.%3.%4.%5"/>
      <w:lvlJc w:val="left"/>
      <w:pPr>
        <w:ind w:left="1476" w:hanging="1440"/>
      </w:pPr>
      <w:rPr>
        <w:rFonts w:hint="default"/>
        <w:b/>
        <w:color w:val="000000"/>
        <w:sz w:val="23"/>
      </w:rPr>
    </w:lvl>
    <w:lvl w:ilvl="5">
      <w:start w:val="1"/>
      <w:numFmt w:val="decimal"/>
      <w:lvlText w:val="%1.%2.%3.%4.%5.%6"/>
      <w:lvlJc w:val="left"/>
      <w:pPr>
        <w:ind w:left="1485" w:hanging="1440"/>
      </w:pPr>
      <w:rPr>
        <w:rFonts w:hint="default"/>
        <w:b/>
        <w:color w:val="000000"/>
        <w:sz w:val="23"/>
      </w:rPr>
    </w:lvl>
    <w:lvl w:ilvl="6">
      <w:start w:val="1"/>
      <w:numFmt w:val="decimal"/>
      <w:lvlText w:val="%1.%2.%3.%4.%5.%6.%7"/>
      <w:lvlJc w:val="left"/>
      <w:pPr>
        <w:ind w:left="1854" w:hanging="1800"/>
      </w:pPr>
      <w:rPr>
        <w:rFonts w:hint="default"/>
        <w:b/>
        <w:color w:val="000000"/>
        <w:sz w:val="23"/>
      </w:rPr>
    </w:lvl>
    <w:lvl w:ilvl="7">
      <w:start w:val="1"/>
      <w:numFmt w:val="decimal"/>
      <w:lvlText w:val="%1.%2.%3.%4.%5.%6.%7.%8"/>
      <w:lvlJc w:val="left"/>
      <w:pPr>
        <w:ind w:left="2223" w:hanging="2160"/>
      </w:pPr>
      <w:rPr>
        <w:rFonts w:hint="default"/>
        <w:b/>
        <w:color w:val="000000"/>
        <w:sz w:val="23"/>
      </w:rPr>
    </w:lvl>
    <w:lvl w:ilvl="8">
      <w:start w:val="1"/>
      <w:numFmt w:val="decimal"/>
      <w:lvlText w:val="%1.%2.%3.%4.%5.%6.%7.%8.%9"/>
      <w:lvlJc w:val="left"/>
      <w:pPr>
        <w:ind w:left="2232" w:hanging="2160"/>
      </w:pPr>
      <w:rPr>
        <w:rFonts w:hint="default"/>
        <w:b/>
        <w:color w:val="000000"/>
        <w:sz w:val="23"/>
      </w:rPr>
    </w:lvl>
  </w:abstractNum>
  <w:abstractNum w:abstractNumId="5" w15:restartNumberingAfterBreak="0">
    <w:nsid w:val="2F7A137A"/>
    <w:multiLevelType w:val="multilevel"/>
    <w:tmpl w:val="AFE46F84"/>
    <w:lvl w:ilvl="0">
      <w:start w:val="1"/>
      <w:numFmt w:val="decimal"/>
      <w:lvlText w:val="%1"/>
      <w:lvlJc w:val="left"/>
      <w:pPr>
        <w:ind w:left="360" w:hanging="360"/>
      </w:pPr>
      <w:rPr>
        <w:rFonts w:hint="default"/>
        <w:b/>
        <w:color w:val="000000"/>
        <w:sz w:val="23"/>
      </w:rPr>
    </w:lvl>
    <w:lvl w:ilvl="1">
      <w:start w:val="1"/>
      <w:numFmt w:val="decimal"/>
      <w:lvlText w:val="%1.%2"/>
      <w:lvlJc w:val="left"/>
      <w:pPr>
        <w:ind w:left="729" w:hanging="720"/>
      </w:pPr>
      <w:rPr>
        <w:rFonts w:hint="default"/>
        <w:b/>
        <w:color w:val="000000"/>
        <w:sz w:val="23"/>
      </w:rPr>
    </w:lvl>
    <w:lvl w:ilvl="2">
      <w:start w:val="1"/>
      <w:numFmt w:val="decimal"/>
      <w:lvlText w:val="%1.%2.%3"/>
      <w:lvlJc w:val="left"/>
      <w:pPr>
        <w:ind w:left="738" w:hanging="720"/>
      </w:pPr>
      <w:rPr>
        <w:rFonts w:hint="default"/>
        <w:b/>
        <w:color w:val="000000"/>
        <w:sz w:val="23"/>
      </w:rPr>
    </w:lvl>
    <w:lvl w:ilvl="3">
      <w:start w:val="1"/>
      <w:numFmt w:val="decimal"/>
      <w:lvlText w:val="%1.%2.%3.%4"/>
      <w:lvlJc w:val="left"/>
      <w:pPr>
        <w:ind w:left="1107" w:hanging="1080"/>
      </w:pPr>
      <w:rPr>
        <w:rFonts w:hint="default"/>
        <w:b/>
        <w:color w:val="000000"/>
        <w:sz w:val="23"/>
      </w:rPr>
    </w:lvl>
    <w:lvl w:ilvl="4">
      <w:start w:val="1"/>
      <w:numFmt w:val="decimal"/>
      <w:lvlText w:val="%1.%2.%3.%4.%5"/>
      <w:lvlJc w:val="left"/>
      <w:pPr>
        <w:ind w:left="1476" w:hanging="1440"/>
      </w:pPr>
      <w:rPr>
        <w:rFonts w:hint="default"/>
        <w:b/>
        <w:color w:val="000000"/>
        <w:sz w:val="23"/>
      </w:rPr>
    </w:lvl>
    <w:lvl w:ilvl="5">
      <w:start w:val="1"/>
      <w:numFmt w:val="decimal"/>
      <w:lvlText w:val="%1.%2.%3.%4.%5.%6"/>
      <w:lvlJc w:val="left"/>
      <w:pPr>
        <w:ind w:left="1485" w:hanging="1440"/>
      </w:pPr>
      <w:rPr>
        <w:rFonts w:hint="default"/>
        <w:b/>
        <w:color w:val="000000"/>
        <w:sz w:val="23"/>
      </w:rPr>
    </w:lvl>
    <w:lvl w:ilvl="6">
      <w:start w:val="1"/>
      <w:numFmt w:val="decimal"/>
      <w:lvlText w:val="%1.%2.%3.%4.%5.%6.%7"/>
      <w:lvlJc w:val="left"/>
      <w:pPr>
        <w:ind w:left="1854" w:hanging="1800"/>
      </w:pPr>
      <w:rPr>
        <w:rFonts w:hint="default"/>
        <w:b/>
        <w:color w:val="000000"/>
        <w:sz w:val="23"/>
      </w:rPr>
    </w:lvl>
    <w:lvl w:ilvl="7">
      <w:start w:val="1"/>
      <w:numFmt w:val="decimal"/>
      <w:lvlText w:val="%1.%2.%3.%4.%5.%6.%7.%8"/>
      <w:lvlJc w:val="left"/>
      <w:pPr>
        <w:ind w:left="2223" w:hanging="2160"/>
      </w:pPr>
      <w:rPr>
        <w:rFonts w:hint="default"/>
        <w:b/>
        <w:color w:val="000000"/>
        <w:sz w:val="23"/>
      </w:rPr>
    </w:lvl>
    <w:lvl w:ilvl="8">
      <w:start w:val="1"/>
      <w:numFmt w:val="decimal"/>
      <w:lvlText w:val="%1.%2.%3.%4.%5.%6.%7.%8.%9"/>
      <w:lvlJc w:val="left"/>
      <w:pPr>
        <w:ind w:left="2232" w:hanging="2160"/>
      </w:pPr>
      <w:rPr>
        <w:rFonts w:hint="default"/>
        <w:b/>
        <w:color w:val="000000"/>
        <w:sz w:val="23"/>
      </w:rPr>
    </w:lvl>
  </w:abstractNum>
  <w:abstractNum w:abstractNumId="6" w15:restartNumberingAfterBreak="0">
    <w:nsid w:val="477342B6"/>
    <w:multiLevelType w:val="multilevel"/>
    <w:tmpl w:val="FFFFFFFF"/>
    <w:lvl w:ilvl="0">
      <w:start w:val="1"/>
      <w:numFmt w:val="decimal"/>
      <w:lvlText w:val="[%1]"/>
      <w:lvlJc w:val="left"/>
      <w:pPr>
        <w:ind w:left="319" w:hanging="319"/>
      </w:pPr>
      <w:rPr>
        <w:rFonts w:ascii="Calibri" w:eastAsia="Calibri" w:hAnsi="Calibri" w:cs="Calibri"/>
        <w:b w:val="0"/>
        <w:i w:val="0"/>
        <w:strike w:val="0"/>
        <w:color w:val="000000"/>
        <w:sz w:val="19"/>
        <w:szCs w:val="19"/>
        <w:u w:val="none"/>
        <w:shd w:val="clear" w:color="auto" w:fill="auto"/>
        <w:vertAlign w:val="baseline"/>
      </w:rPr>
    </w:lvl>
    <w:lvl w:ilvl="1">
      <w:start w:val="1"/>
      <w:numFmt w:val="lowerLetter"/>
      <w:lvlText w:val="%2"/>
      <w:lvlJc w:val="left"/>
      <w:pPr>
        <w:ind w:left="1080" w:hanging="1080"/>
      </w:pPr>
      <w:rPr>
        <w:rFonts w:ascii="Calibri" w:eastAsia="Calibri" w:hAnsi="Calibri" w:cs="Calibri"/>
        <w:b w:val="0"/>
        <w:i w:val="0"/>
        <w:strike w:val="0"/>
        <w:color w:val="000000"/>
        <w:sz w:val="19"/>
        <w:szCs w:val="19"/>
        <w:u w:val="none"/>
        <w:shd w:val="clear" w:color="auto" w:fill="auto"/>
        <w:vertAlign w:val="baseline"/>
      </w:rPr>
    </w:lvl>
    <w:lvl w:ilvl="2">
      <w:start w:val="1"/>
      <w:numFmt w:val="lowerRoman"/>
      <w:lvlText w:val="%3"/>
      <w:lvlJc w:val="left"/>
      <w:pPr>
        <w:ind w:left="1800" w:hanging="1800"/>
      </w:pPr>
      <w:rPr>
        <w:rFonts w:ascii="Calibri" w:eastAsia="Calibri" w:hAnsi="Calibri" w:cs="Calibri"/>
        <w:b w:val="0"/>
        <w:i w:val="0"/>
        <w:strike w:val="0"/>
        <w:color w:val="000000"/>
        <w:sz w:val="19"/>
        <w:szCs w:val="19"/>
        <w:u w:val="none"/>
        <w:shd w:val="clear" w:color="auto" w:fill="auto"/>
        <w:vertAlign w:val="baseline"/>
      </w:rPr>
    </w:lvl>
    <w:lvl w:ilvl="3">
      <w:start w:val="1"/>
      <w:numFmt w:val="decimal"/>
      <w:lvlText w:val="%4"/>
      <w:lvlJc w:val="left"/>
      <w:pPr>
        <w:ind w:left="2520" w:hanging="2520"/>
      </w:pPr>
      <w:rPr>
        <w:rFonts w:ascii="Calibri" w:eastAsia="Calibri" w:hAnsi="Calibri" w:cs="Calibri"/>
        <w:b w:val="0"/>
        <w:i w:val="0"/>
        <w:strike w:val="0"/>
        <w:color w:val="000000"/>
        <w:sz w:val="19"/>
        <w:szCs w:val="19"/>
        <w:u w:val="none"/>
        <w:shd w:val="clear" w:color="auto" w:fill="auto"/>
        <w:vertAlign w:val="baseline"/>
      </w:rPr>
    </w:lvl>
    <w:lvl w:ilvl="4">
      <w:start w:val="1"/>
      <w:numFmt w:val="lowerLetter"/>
      <w:lvlText w:val="%5"/>
      <w:lvlJc w:val="left"/>
      <w:pPr>
        <w:ind w:left="3240" w:hanging="3240"/>
      </w:pPr>
      <w:rPr>
        <w:rFonts w:ascii="Calibri" w:eastAsia="Calibri" w:hAnsi="Calibri" w:cs="Calibri"/>
        <w:b w:val="0"/>
        <w:i w:val="0"/>
        <w:strike w:val="0"/>
        <w:color w:val="000000"/>
        <w:sz w:val="19"/>
        <w:szCs w:val="19"/>
        <w:u w:val="none"/>
        <w:shd w:val="clear" w:color="auto" w:fill="auto"/>
        <w:vertAlign w:val="baseline"/>
      </w:rPr>
    </w:lvl>
    <w:lvl w:ilvl="5">
      <w:start w:val="1"/>
      <w:numFmt w:val="lowerRoman"/>
      <w:lvlText w:val="%6"/>
      <w:lvlJc w:val="left"/>
      <w:pPr>
        <w:ind w:left="3960" w:hanging="3960"/>
      </w:pPr>
      <w:rPr>
        <w:rFonts w:ascii="Calibri" w:eastAsia="Calibri" w:hAnsi="Calibri" w:cs="Calibri"/>
        <w:b w:val="0"/>
        <w:i w:val="0"/>
        <w:strike w:val="0"/>
        <w:color w:val="000000"/>
        <w:sz w:val="19"/>
        <w:szCs w:val="19"/>
        <w:u w:val="none"/>
        <w:shd w:val="clear" w:color="auto" w:fill="auto"/>
        <w:vertAlign w:val="baseline"/>
      </w:rPr>
    </w:lvl>
    <w:lvl w:ilvl="6">
      <w:start w:val="1"/>
      <w:numFmt w:val="decimal"/>
      <w:lvlText w:val="%7"/>
      <w:lvlJc w:val="left"/>
      <w:pPr>
        <w:ind w:left="4680" w:hanging="4680"/>
      </w:pPr>
      <w:rPr>
        <w:rFonts w:ascii="Calibri" w:eastAsia="Calibri" w:hAnsi="Calibri" w:cs="Calibri"/>
        <w:b w:val="0"/>
        <w:i w:val="0"/>
        <w:strike w:val="0"/>
        <w:color w:val="000000"/>
        <w:sz w:val="19"/>
        <w:szCs w:val="19"/>
        <w:u w:val="none"/>
        <w:shd w:val="clear" w:color="auto" w:fill="auto"/>
        <w:vertAlign w:val="baseline"/>
      </w:rPr>
    </w:lvl>
    <w:lvl w:ilvl="7">
      <w:start w:val="1"/>
      <w:numFmt w:val="lowerLetter"/>
      <w:lvlText w:val="%8"/>
      <w:lvlJc w:val="left"/>
      <w:pPr>
        <w:ind w:left="5400" w:hanging="5400"/>
      </w:pPr>
      <w:rPr>
        <w:rFonts w:ascii="Calibri" w:eastAsia="Calibri" w:hAnsi="Calibri" w:cs="Calibri"/>
        <w:b w:val="0"/>
        <w:i w:val="0"/>
        <w:strike w:val="0"/>
        <w:color w:val="000000"/>
        <w:sz w:val="19"/>
        <w:szCs w:val="19"/>
        <w:u w:val="none"/>
        <w:shd w:val="clear" w:color="auto" w:fill="auto"/>
        <w:vertAlign w:val="baseline"/>
      </w:rPr>
    </w:lvl>
    <w:lvl w:ilvl="8">
      <w:start w:val="1"/>
      <w:numFmt w:val="lowerRoman"/>
      <w:lvlText w:val="%9"/>
      <w:lvlJc w:val="left"/>
      <w:pPr>
        <w:ind w:left="6120" w:hanging="6120"/>
      </w:pPr>
      <w:rPr>
        <w:rFonts w:ascii="Calibri" w:eastAsia="Calibri" w:hAnsi="Calibri" w:cs="Calibri"/>
        <w:b w:val="0"/>
        <w:i w:val="0"/>
        <w:strike w:val="0"/>
        <w:color w:val="000000"/>
        <w:sz w:val="19"/>
        <w:szCs w:val="19"/>
        <w:u w:val="none"/>
        <w:shd w:val="clear" w:color="auto" w:fill="auto"/>
        <w:vertAlign w:val="baseline"/>
      </w:rPr>
    </w:lvl>
  </w:abstractNum>
  <w:abstractNum w:abstractNumId="7" w15:restartNumberingAfterBreak="0">
    <w:nsid w:val="49080039"/>
    <w:multiLevelType w:val="hybridMultilevel"/>
    <w:tmpl w:val="C0007018"/>
    <w:lvl w:ilvl="0" w:tplc="7786CBCA">
      <w:start w:val="1"/>
      <w:numFmt w:val="decimal"/>
      <w:lvlText w:val="%1."/>
      <w:lvlJc w:val="left"/>
      <w:pPr>
        <w:ind w:left="720" w:hanging="360"/>
      </w:pPr>
      <w:rPr>
        <w:rFonts w:hint="default"/>
        <w:b/>
        <w:color w:val="000000"/>
        <w:sz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E031D2"/>
    <w:multiLevelType w:val="multilevel"/>
    <w:tmpl w:val="AFEECC82"/>
    <w:lvl w:ilvl="0">
      <w:start w:val="1"/>
      <w:numFmt w:val="decimal"/>
      <w:lvlText w:val="%1."/>
      <w:lvlJc w:val="left"/>
      <w:pPr>
        <w:ind w:left="0"/>
      </w:pPr>
      <w:rPr>
        <w:rFonts w:ascii="Calibri" w:eastAsia="Calibri" w:hAnsi="Calibri" w:cs="Calibri"/>
        <w:b/>
        <w:bCs/>
        <w:i w:val="0"/>
        <w:strike w:val="0"/>
        <w:dstrike w:val="0"/>
        <w:color w:val="000000"/>
        <w:sz w:val="27"/>
        <w:szCs w:val="27"/>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6C3C0175"/>
    <w:multiLevelType w:val="multilevel"/>
    <w:tmpl w:val="D6FCFD20"/>
    <w:lvl w:ilvl="0">
      <w:start w:val="1"/>
      <w:numFmt w:val="decimal"/>
      <w:pStyle w:val="Heading1"/>
      <w:lvlText w:val="%1"/>
      <w:lvlJc w:val="left"/>
      <w:pPr>
        <w:ind w:left="0"/>
      </w:pPr>
      <w:rPr>
        <w:rFonts w:ascii="Calibri" w:eastAsia="Calibri" w:hAnsi="Calibri" w:cs="Calibri"/>
        <w:b/>
        <w:bCs/>
        <w:i w:val="0"/>
        <w:strike w:val="0"/>
        <w:dstrike w:val="0"/>
        <w:color w:val="000000"/>
        <w:sz w:val="27"/>
        <w:szCs w:val="27"/>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2">
      <w:start w:val="1"/>
      <w:numFmt w:val="lowerRoman"/>
      <w:lvlText w:val="%3"/>
      <w:lvlJc w:val="left"/>
      <w:pPr>
        <w:ind w:left="108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3">
      <w:start w:val="1"/>
      <w:numFmt w:val="decimal"/>
      <w:lvlText w:val="%4"/>
      <w:lvlJc w:val="left"/>
      <w:pPr>
        <w:ind w:left="180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4">
      <w:start w:val="1"/>
      <w:numFmt w:val="lowerLetter"/>
      <w:lvlText w:val="%5"/>
      <w:lvlJc w:val="left"/>
      <w:pPr>
        <w:ind w:left="252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5">
      <w:start w:val="1"/>
      <w:numFmt w:val="lowerRoman"/>
      <w:lvlText w:val="%6"/>
      <w:lvlJc w:val="left"/>
      <w:pPr>
        <w:ind w:left="324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6">
      <w:start w:val="1"/>
      <w:numFmt w:val="decimal"/>
      <w:lvlText w:val="%7"/>
      <w:lvlJc w:val="left"/>
      <w:pPr>
        <w:ind w:left="396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7">
      <w:start w:val="1"/>
      <w:numFmt w:val="lowerLetter"/>
      <w:lvlText w:val="%8"/>
      <w:lvlJc w:val="left"/>
      <w:pPr>
        <w:ind w:left="468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lvl w:ilvl="8">
      <w:start w:val="1"/>
      <w:numFmt w:val="lowerRoman"/>
      <w:lvlText w:val="%9"/>
      <w:lvlJc w:val="left"/>
      <w:pPr>
        <w:ind w:left="5409"/>
      </w:pPr>
      <w:rPr>
        <w:rFonts w:ascii="Calibri" w:eastAsia="Calibri" w:hAnsi="Calibri" w:cs="Calibri"/>
        <w:b/>
        <w:bCs/>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6C456C14"/>
    <w:multiLevelType w:val="multilevel"/>
    <w:tmpl w:val="A4BE77F8"/>
    <w:lvl w:ilvl="0">
      <w:start w:val="1"/>
      <w:numFmt w:val="decimal"/>
      <w:lvlText w:val="%1."/>
      <w:lvlJc w:val="left"/>
      <w:pPr>
        <w:ind w:left="369" w:hanging="360"/>
      </w:pPr>
      <w:rPr>
        <w:rFonts w:hint="default"/>
      </w:rPr>
    </w:lvl>
    <w:lvl w:ilvl="1">
      <w:start w:val="1"/>
      <w:numFmt w:val="decimal"/>
      <w:isLgl/>
      <w:lvlText w:val="%1.%2."/>
      <w:lvlJc w:val="left"/>
      <w:pPr>
        <w:ind w:left="729" w:hanging="720"/>
      </w:pPr>
      <w:rPr>
        <w:rFonts w:hint="default"/>
        <w:b/>
        <w:color w:val="000000"/>
        <w:sz w:val="23"/>
      </w:rPr>
    </w:lvl>
    <w:lvl w:ilvl="2">
      <w:start w:val="1"/>
      <w:numFmt w:val="decimal"/>
      <w:isLgl/>
      <w:lvlText w:val="%1.%2.%3."/>
      <w:lvlJc w:val="left"/>
      <w:pPr>
        <w:ind w:left="729" w:hanging="720"/>
      </w:pPr>
      <w:rPr>
        <w:rFonts w:hint="default"/>
        <w:b/>
        <w:color w:val="000000"/>
        <w:sz w:val="23"/>
      </w:rPr>
    </w:lvl>
    <w:lvl w:ilvl="3">
      <w:start w:val="1"/>
      <w:numFmt w:val="decimal"/>
      <w:isLgl/>
      <w:lvlText w:val="%1.%2.%3.%4."/>
      <w:lvlJc w:val="left"/>
      <w:pPr>
        <w:ind w:left="1089" w:hanging="1080"/>
      </w:pPr>
      <w:rPr>
        <w:rFonts w:hint="default"/>
        <w:b/>
        <w:color w:val="000000"/>
        <w:sz w:val="23"/>
      </w:rPr>
    </w:lvl>
    <w:lvl w:ilvl="4">
      <w:start w:val="1"/>
      <w:numFmt w:val="decimal"/>
      <w:isLgl/>
      <w:lvlText w:val="%1.%2.%3.%4.%5."/>
      <w:lvlJc w:val="left"/>
      <w:pPr>
        <w:ind w:left="1449" w:hanging="1440"/>
      </w:pPr>
      <w:rPr>
        <w:rFonts w:hint="default"/>
        <w:b/>
        <w:color w:val="000000"/>
        <w:sz w:val="23"/>
      </w:rPr>
    </w:lvl>
    <w:lvl w:ilvl="5">
      <w:start w:val="1"/>
      <w:numFmt w:val="decimal"/>
      <w:isLgl/>
      <w:lvlText w:val="%1.%2.%3.%4.%5.%6."/>
      <w:lvlJc w:val="left"/>
      <w:pPr>
        <w:ind w:left="1449" w:hanging="1440"/>
      </w:pPr>
      <w:rPr>
        <w:rFonts w:hint="default"/>
        <w:b/>
        <w:color w:val="000000"/>
        <w:sz w:val="23"/>
      </w:rPr>
    </w:lvl>
    <w:lvl w:ilvl="6">
      <w:start w:val="1"/>
      <w:numFmt w:val="decimal"/>
      <w:isLgl/>
      <w:lvlText w:val="%1.%2.%3.%4.%5.%6.%7."/>
      <w:lvlJc w:val="left"/>
      <w:pPr>
        <w:ind w:left="1809" w:hanging="1800"/>
      </w:pPr>
      <w:rPr>
        <w:rFonts w:hint="default"/>
        <w:b/>
        <w:color w:val="000000"/>
        <w:sz w:val="23"/>
      </w:rPr>
    </w:lvl>
    <w:lvl w:ilvl="7">
      <w:start w:val="1"/>
      <w:numFmt w:val="decimal"/>
      <w:isLgl/>
      <w:lvlText w:val="%1.%2.%3.%4.%5.%6.%7.%8."/>
      <w:lvlJc w:val="left"/>
      <w:pPr>
        <w:ind w:left="2169" w:hanging="2160"/>
      </w:pPr>
      <w:rPr>
        <w:rFonts w:hint="default"/>
        <w:b/>
        <w:color w:val="000000"/>
        <w:sz w:val="23"/>
      </w:rPr>
    </w:lvl>
    <w:lvl w:ilvl="8">
      <w:start w:val="1"/>
      <w:numFmt w:val="decimal"/>
      <w:isLgl/>
      <w:lvlText w:val="%1.%2.%3.%4.%5.%6.%7.%8.%9."/>
      <w:lvlJc w:val="left"/>
      <w:pPr>
        <w:ind w:left="2529" w:hanging="2520"/>
      </w:pPr>
      <w:rPr>
        <w:rFonts w:hint="default"/>
        <w:b/>
        <w:color w:val="000000"/>
        <w:sz w:val="23"/>
      </w:rPr>
    </w:lvl>
  </w:abstractNum>
  <w:abstractNum w:abstractNumId="11" w15:restartNumberingAfterBreak="0">
    <w:nsid w:val="70E6708E"/>
    <w:multiLevelType w:val="hybridMultilevel"/>
    <w:tmpl w:val="2738F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53842B4"/>
    <w:multiLevelType w:val="hybridMultilevel"/>
    <w:tmpl w:val="6F6C03F8"/>
    <w:lvl w:ilvl="0" w:tplc="8BFA71B4">
      <w:start w:val="1"/>
      <w:numFmt w:val="bullet"/>
      <w:lvlText w:val="•"/>
      <w:lvlJc w:val="left"/>
      <w:pPr>
        <w:ind w:left="48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1" w:tplc="945E5DCA">
      <w:start w:val="1"/>
      <w:numFmt w:val="bullet"/>
      <w:lvlText w:val="o"/>
      <w:lvlJc w:val="left"/>
      <w:pPr>
        <w:ind w:left="140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6AB4FE2A">
      <w:start w:val="1"/>
      <w:numFmt w:val="bullet"/>
      <w:lvlText w:val="▪"/>
      <w:lvlJc w:val="left"/>
      <w:pPr>
        <w:ind w:left="212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494ECCFC">
      <w:start w:val="1"/>
      <w:numFmt w:val="bullet"/>
      <w:lvlText w:val="•"/>
      <w:lvlJc w:val="left"/>
      <w:pPr>
        <w:ind w:left="284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67441E76">
      <w:start w:val="1"/>
      <w:numFmt w:val="bullet"/>
      <w:lvlText w:val="o"/>
      <w:lvlJc w:val="left"/>
      <w:pPr>
        <w:ind w:left="356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1AC6A888">
      <w:start w:val="1"/>
      <w:numFmt w:val="bullet"/>
      <w:lvlText w:val="▪"/>
      <w:lvlJc w:val="left"/>
      <w:pPr>
        <w:ind w:left="428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EFA87E96">
      <w:start w:val="1"/>
      <w:numFmt w:val="bullet"/>
      <w:lvlText w:val="•"/>
      <w:lvlJc w:val="left"/>
      <w:pPr>
        <w:ind w:left="500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CCAA1C22">
      <w:start w:val="1"/>
      <w:numFmt w:val="bullet"/>
      <w:lvlText w:val="o"/>
      <w:lvlJc w:val="left"/>
      <w:pPr>
        <w:ind w:left="572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8EE8D768">
      <w:start w:val="1"/>
      <w:numFmt w:val="bullet"/>
      <w:lvlText w:val="▪"/>
      <w:lvlJc w:val="left"/>
      <w:pPr>
        <w:ind w:left="644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num w:numId="1" w16cid:durableId="1187787107">
    <w:abstractNumId w:val="12"/>
  </w:num>
  <w:num w:numId="2" w16cid:durableId="2066441269">
    <w:abstractNumId w:val="3"/>
  </w:num>
  <w:num w:numId="3" w16cid:durableId="1122571250">
    <w:abstractNumId w:val="9"/>
  </w:num>
  <w:num w:numId="4" w16cid:durableId="660694903">
    <w:abstractNumId w:val="6"/>
  </w:num>
  <w:num w:numId="5" w16cid:durableId="2137140149">
    <w:abstractNumId w:val="8"/>
  </w:num>
  <w:num w:numId="6" w16cid:durableId="433212595">
    <w:abstractNumId w:val="1"/>
  </w:num>
  <w:num w:numId="7" w16cid:durableId="1214466470">
    <w:abstractNumId w:val="0"/>
  </w:num>
  <w:num w:numId="8" w16cid:durableId="1081485134">
    <w:abstractNumId w:val="5"/>
  </w:num>
  <w:num w:numId="9" w16cid:durableId="1256087261">
    <w:abstractNumId w:val="2"/>
  </w:num>
  <w:num w:numId="10" w16cid:durableId="724597695">
    <w:abstractNumId w:val="11"/>
  </w:num>
  <w:num w:numId="11" w16cid:durableId="1059014158">
    <w:abstractNumId w:val="10"/>
  </w:num>
  <w:num w:numId="12" w16cid:durableId="1933314623">
    <w:abstractNumId w:val="7"/>
  </w:num>
  <w:num w:numId="13" w16cid:durableId="15915037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Robb">
    <w15:presenceInfo w15:providerId="AD" w15:userId="S::40290532@ads.qub.ac.uk::9de981a7-a641-4373-bffd-f26d0104c0b6"/>
  </w15:person>
  <w15:person w15:author="Adam Logan">
    <w15:presenceInfo w15:providerId="AD" w15:userId="S::40293585@ads.qub.ac.uk::9acaebc9-38b9-4730-9e19-a465edd0ea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A64"/>
    <w:rsid w:val="00000580"/>
    <w:rsid w:val="00000D5A"/>
    <w:rsid w:val="00001D41"/>
    <w:rsid w:val="000027A0"/>
    <w:rsid w:val="00002CD6"/>
    <w:rsid w:val="00003326"/>
    <w:rsid w:val="0000386E"/>
    <w:rsid w:val="00003E10"/>
    <w:rsid w:val="00004042"/>
    <w:rsid w:val="00006EB3"/>
    <w:rsid w:val="000073A8"/>
    <w:rsid w:val="000074EF"/>
    <w:rsid w:val="00007AA4"/>
    <w:rsid w:val="00007F17"/>
    <w:rsid w:val="00010467"/>
    <w:rsid w:val="00010AA9"/>
    <w:rsid w:val="0001125E"/>
    <w:rsid w:val="00012041"/>
    <w:rsid w:val="000126EA"/>
    <w:rsid w:val="000127A8"/>
    <w:rsid w:val="00012EF6"/>
    <w:rsid w:val="00013B46"/>
    <w:rsid w:val="000165CE"/>
    <w:rsid w:val="00016C69"/>
    <w:rsid w:val="00020D52"/>
    <w:rsid w:val="00021AB6"/>
    <w:rsid w:val="0002200A"/>
    <w:rsid w:val="00022F42"/>
    <w:rsid w:val="000232F2"/>
    <w:rsid w:val="000237F1"/>
    <w:rsid w:val="0002565B"/>
    <w:rsid w:val="00025771"/>
    <w:rsid w:val="000277F6"/>
    <w:rsid w:val="00030BFD"/>
    <w:rsid w:val="0003146B"/>
    <w:rsid w:val="0003291E"/>
    <w:rsid w:val="00032C3E"/>
    <w:rsid w:val="00032E95"/>
    <w:rsid w:val="000338E4"/>
    <w:rsid w:val="00033A83"/>
    <w:rsid w:val="00033A9D"/>
    <w:rsid w:val="00033B2E"/>
    <w:rsid w:val="00033C35"/>
    <w:rsid w:val="00033F5B"/>
    <w:rsid w:val="00035F1F"/>
    <w:rsid w:val="0003612F"/>
    <w:rsid w:val="00037BC2"/>
    <w:rsid w:val="000414DF"/>
    <w:rsid w:val="00042515"/>
    <w:rsid w:val="00042DBF"/>
    <w:rsid w:val="000430DF"/>
    <w:rsid w:val="00043421"/>
    <w:rsid w:val="00044EEB"/>
    <w:rsid w:val="0004510F"/>
    <w:rsid w:val="00045F1F"/>
    <w:rsid w:val="000460C4"/>
    <w:rsid w:val="00046625"/>
    <w:rsid w:val="0004693E"/>
    <w:rsid w:val="00046D0C"/>
    <w:rsid w:val="00047244"/>
    <w:rsid w:val="00047FB8"/>
    <w:rsid w:val="00050506"/>
    <w:rsid w:val="0005077E"/>
    <w:rsid w:val="0005097A"/>
    <w:rsid w:val="000515FA"/>
    <w:rsid w:val="0005186D"/>
    <w:rsid w:val="00051935"/>
    <w:rsid w:val="000523A0"/>
    <w:rsid w:val="00052AE1"/>
    <w:rsid w:val="00052EB1"/>
    <w:rsid w:val="0005303D"/>
    <w:rsid w:val="000541D0"/>
    <w:rsid w:val="0005465C"/>
    <w:rsid w:val="00055097"/>
    <w:rsid w:val="000560B8"/>
    <w:rsid w:val="00056BB1"/>
    <w:rsid w:val="00056EC3"/>
    <w:rsid w:val="00057C6A"/>
    <w:rsid w:val="0006049D"/>
    <w:rsid w:val="00060E7A"/>
    <w:rsid w:val="0006115C"/>
    <w:rsid w:val="000620E9"/>
    <w:rsid w:val="00062134"/>
    <w:rsid w:val="00062341"/>
    <w:rsid w:val="000638A3"/>
    <w:rsid w:val="00063941"/>
    <w:rsid w:val="00064B5F"/>
    <w:rsid w:val="00064E71"/>
    <w:rsid w:val="00065006"/>
    <w:rsid w:val="00066182"/>
    <w:rsid w:val="00066EBB"/>
    <w:rsid w:val="00067370"/>
    <w:rsid w:val="0006757A"/>
    <w:rsid w:val="00070374"/>
    <w:rsid w:val="00070B16"/>
    <w:rsid w:val="000719A5"/>
    <w:rsid w:val="00071A89"/>
    <w:rsid w:val="00071EEE"/>
    <w:rsid w:val="00072205"/>
    <w:rsid w:val="00073C48"/>
    <w:rsid w:val="00075466"/>
    <w:rsid w:val="00076443"/>
    <w:rsid w:val="000766A9"/>
    <w:rsid w:val="00076931"/>
    <w:rsid w:val="000774D5"/>
    <w:rsid w:val="000806E9"/>
    <w:rsid w:val="00080DBA"/>
    <w:rsid w:val="00081108"/>
    <w:rsid w:val="00081B64"/>
    <w:rsid w:val="000822B8"/>
    <w:rsid w:val="00082C99"/>
    <w:rsid w:val="00083079"/>
    <w:rsid w:val="0008455A"/>
    <w:rsid w:val="00086326"/>
    <w:rsid w:val="00087DD1"/>
    <w:rsid w:val="00090AAF"/>
    <w:rsid w:val="0009308B"/>
    <w:rsid w:val="00093366"/>
    <w:rsid w:val="00093B4C"/>
    <w:rsid w:val="0009483C"/>
    <w:rsid w:val="00095227"/>
    <w:rsid w:val="00095374"/>
    <w:rsid w:val="00095AEB"/>
    <w:rsid w:val="0009622E"/>
    <w:rsid w:val="000976CE"/>
    <w:rsid w:val="000978EF"/>
    <w:rsid w:val="0009EE10"/>
    <w:rsid w:val="000A4B5E"/>
    <w:rsid w:val="000A56AF"/>
    <w:rsid w:val="000A7364"/>
    <w:rsid w:val="000B1D6D"/>
    <w:rsid w:val="000B2343"/>
    <w:rsid w:val="000B2E08"/>
    <w:rsid w:val="000B3DCB"/>
    <w:rsid w:val="000B4151"/>
    <w:rsid w:val="000B4822"/>
    <w:rsid w:val="000B5A8A"/>
    <w:rsid w:val="000B5F4C"/>
    <w:rsid w:val="000B6A30"/>
    <w:rsid w:val="000B7A47"/>
    <w:rsid w:val="000C2329"/>
    <w:rsid w:val="000C239A"/>
    <w:rsid w:val="000C2702"/>
    <w:rsid w:val="000C3A72"/>
    <w:rsid w:val="000C3AF5"/>
    <w:rsid w:val="000C3EA9"/>
    <w:rsid w:val="000C545C"/>
    <w:rsid w:val="000C6C9B"/>
    <w:rsid w:val="000D0907"/>
    <w:rsid w:val="000D0A69"/>
    <w:rsid w:val="000D0F49"/>
    <w:rsid w:val="000D1C0E"/>
    <w:rsid w:val="000D247B"/>
    <w:rsid w:val="000D2C25"/>
    <w:rsid w:val="000D33E5"/>
    <w:rsid w:val="000D3441"/>
    <w:rsid w:val="000D388B"/>
    <w:rsid w:val="000D3A36"/>
    <w:rsid w:val="000D45B6"/>
    <w:rsid w:val="000D4FEE"/>
    <w:rsid w:val="000D53F9"/>
    <w:rsid w:val="000D5F49"/>
    <w:rsid w:val="000D6A5E"/>
    <w:rsid w:val="000D6D9A"/>
    <w:rsid w:val="000D7AB5"/>
    <w:rsid w:val="000D7EB6"/>
    <w:rsid w:val="000E0A73"/>
    <w:rsid w:val="000E1207"/>
    <w:rsid w:val="000E3AF6"/>
    <w:rsid w:val="000E590E"/>
    <w:rsid w:val="000E67F5"/>
    <w:rsid w:val="000E79C7"/>
    <w:rsid w:val="000E79EF"/>
    <w:rsid w:val="000F0942"/>
    <w:rsid w:val="000F2593"/>
    <w:rsid w:val="000F2DCD"/>
    <w:rsid w:val="000F340F"/>
    <w:rsid w:val="000F5332"/>
    <w:rsid w:val="000F6760"/>
    <w:rsid w:val="000F74F1"/>
    <w:rsid w:val="00100FD6"/>
    <w:rsid w:val="00101E4B"/>
    <w:rsid w:val="00102CCF"/>
    <w:rsid w:val="00104C8F"/>
    <w:rsid w:val="001064B9"/>
    <w:rsid w:val="00106558"/>
    <w:rsid w:val="00106C0F"/>
    <w:rsid w:val="00107817"/>
    <w:rsid w:val="00107A69"/>
    <w:rsid w:val="00107AB5"/>
    <w:rsid w:val="00111724"/>
    <w:rsid w:val="00111A0C"/>
    <w:rsid w:val="00111AC9"/>
    <w:rsid w:val="00111AE3"/>
    <w:rsid w:val="00112EBC"/>
    <w:rsid w:val="00112F0C"/>
    <w:rsid w:val="00113CEE"/>
    <w:rsid w:val="00113D09"/>
    <w:rsid w:val="00114137"/>
    <w:rsid w:val="00114BBB"/>
    <w:rsid w:val="00114E45"/>
    <w:rsid w:val="00115057"/>
    <w:rsid w:val="001150CF"/>
    <w:rsid w:val="00115672"/>
    <w:rsid w:val="00115C0E"/>
    <w:rsid w:val="00115F25"/>
    <w:rsid w:val="00117BED"/>
    <w:rsid w:val="0012065A"/>
    <w:rsid w:val="00120898"/>
    <w:rsid w:val="00120DA2"/>
    <w:rsid w:val="001217F3"/>
    <w:rsid w:val="0012237D"/>
    <w:rsid w:val="0012370B"/>
    <w:rsid w:val="001248DF"/>
    <w:rsid w:val="00124B8F"/>
    <w:rsid w:val="0012528D"/>
    <w:rsid w:val="00125F70"/>
    <w:rsid w:val="00130249"/>
    <w:rsid w:val="001302BF"/>
    <w:rsid w:val="00131CEF"/>
    <w:rsid w:val="00132DED"/>
    <w:rsid w:val="00133828"/>
    <w:rsid w:val="00133D02"/>
    <w:rsid w:val="00134038"/>
    <w:rsid w:val="00134291"/>
    <w:rsid w:val="0013488D"/>
    <w:rsid w:val="00135386"/>
    <w:rsid w:val="00136154"/>
    <w:rsid w:val="00136E82"/>
    <w:rsid w:val="00140899"/>
    <w:rsid w:val="00141AE2"/>
    <w:rsid w:val="001422D3"/>
    <w:rsid w:val="00142FCB"/>
    <w:rsid w:val="00143895"/>
    <w:rsid w:val="00143E2D"/>
    <w:rsid w:val="001445A9"/>
    <w:rsid w:val="0014491C"/>
    <w:rsid w:val="001469F2"/>
    <w:rsid w:val="00147595"/>
    <w:rsid w:val="0014763E"/>
    <w:rsid w:val="001479DC"/>
    <w:rsid w:val="0015083F"/>
    <w:rsid w:val="00150A5C"/>
    <w:rsid w:val="00153D3A"/>
    <w:rsid w:val="00154219"/>
    <w:rsid w:val="001552E9"/>
    <w:rsid w:val="001554AA"/>
    <w:rsid w:val="00156408"/>
    <w:rsid w:val="00156CA8"/>
    <w:rsid w:val="00160014"/>
    <w:rsid w:val="001619B9"/>
    <w:rsid w:val="001620FE"/>
    <w:rsid w:val="0016397F"/>
    <w:rsid w:val="001645D1"/>
    <w:rsid w:val="00165723"/>
    <w:rsid w:val="001663A5"/>
    <w:rsid w:val="00166EB8"/>
    <w:rsid w:val="001700C4"/>
    <w:rsid w:val="001703B0"/>
    <w:rsid w:val="001709C0"/>
    <w:rsid w:val="00170ED4"/>
    <w:rsid w:val="00170F01"/>
    <w:rsid w:val="00171CF8"/>
    <w:rsid w:val="00172575"/>
    <w:rsid w:val="00174760"/>
    <w:rsid w:val="00174894"/>
    <w:rsid w:val="00181EE6"/>
    <w:rsid w:val="00181F6B"/>
    <w:rsid w:val="001826F7"/>
    <w:rsid w:val="0018372B"/>
    <w:rsid w:val="0018426C"/>
    <w:rsid w:val="0018544F"/>
    <w:rsid w:val="0018678A"/>
    <w:rsid w:val="00187DCE"/>
    <w:rsid w:val="00187E5B"/>
    <w:rsid w:val="00187E7B"/>
    <w:rsid w:val="0019012C"/>
    <w:rsid w:val="0019069D"/>
    <w:rsid w:val="00191306"/>
    <w:rsid w:val="0019241D"/>
    <w:rsid w:val="001932A2"/>
    <w:rsid w:val="0019380A"/>
    <w:rsid w:val="00195DBE"/>
    <w:rsid w:val="00197240"/>
    <w:rsid w:val="0019782B"/>
    <w:rsid w:val="001A12AF"/>
    <w:rsid w:val="001A1A54"/>
    <w:rsid w:val="001A257E"/>
    <w:rsid w:val="001A2E3A"/>
    <w:rsid w:val="001A35F5"/>
    <w:rsid w:val="001A3C3E"/>
    <w:rsid w:val="001A628A"/>
    <w:rsid w:val="001A7C0D"/>
    <w:rsid w:val="001A7FA4"/>
    <w:rsid w:val="001B0A37"/>
    <w:rsid w:val="001B0CF3"/>
    <w:rsid w:val="001B10F5"/>
    <w:rsid w:val="001B133B"/>
    <w:rsid w:val="001B22E5"/>
    <w:rsid w:val="001B2D29"/>
    <w:rsid w:val="001B39AF"/>
    <w:rsid w:val="001B3F69"/>
    <w:rsid w:val="001B48D6"/>
    <w:rsid w:val="001B5A1A"/>
    <w:rsid w:val="001B5EFC"/>
    <w:rsid w:val="001B5F5B"/>
    <w:rsid w:val="001B6FC2"/>
    <w:rsid w:val="001C01B2"/>
    <w:rsid w:val="001C1735"/>
    <w:rsid w:val="001C31E7"/>
    <w:rsid w:val="001C359F"/>
    <w:rsid w:val="001C5A37"/>
    <w:rsid w:val="001C5CEE"/>
    <w:rsid w:val="001C6A52"/>
    <w:rsid w:val="001C6FCC"/>
    <w:rsid w:val="001D085E"/>
    <w:rsid w:val="001D230A"/>
    <w:rsid w:val="001D2C27"/>
    <w:rsid w:val="001E0477"/>
    <w:rsid w:val="001E0479"/>
    <w:rsid w:val="001E095E"/>
    <w:rsid w:val="001E2DF1"/>
    <w:rsid w:val="001E3419"/>
    <w:rsid w:val="001E3460"/>
    <w:rsid w:val="001E3EDC"/>
    <w:rsid w:val="001E4118"/>
    <w:rsid w:val="001E48AC"/>
    <w:rsid w:val="001E5EE7"/>
    <w:rsid w:val="001E6E16"/>
    <w:rsid w:val="001E78F5"/>
    <w:rsid w:val="001E7A79"/>
    <w:rsid w:val="001E7C4A"/>
    <w:rsid w:val="001F09CE"/>
    <w:rsid w:val="001F110B"/>
    <w:rsid w:val="001F176E"/>
    <w:rsid w:val="001F190B"/>
    <w:rsid w:val="001F3409"/>
    <w:rsid w:val="001F3514"/>
    <w:rsid w:val="001F48B9"/>
    <w:rsid w:val="001F4C0F"/>
    <w:rsid w:val="001F6FF9"/>
    <w:rsid w:val="001F7CD7"/>
    <w:rsid w:val="001F7FFA"/>
    <w:rsid w:val="002026FF"/>
    <w:rsid w:val="002028C8"/>
    <w:rsid w:val="002029DF"/>
    <w:rsid w:val="00203284"/>
    <w:rsid w:val="0020343F"/>
    <w:rsid w:val="0020374E"/>
    <w:rsid w:val="00204488"/>
    <w:rsid w:val="002046C4"/>
    <w:rsid w:val="00204EED"/>
    <w:rsid w:val="00206B12"/>
    <w:rsid w:val="00207CA6"/>
    <w:rsid w:val="00207E34"/>
    <w:rsid w:val="0021125F"/>
    <w:rsid w:val="00211BE4"/>
    <w:rsid w:val="00211D6D"/>
    <w:rsid w:val="00212035"/>
    <w:rsid w:val="00212703"/>
    <w:rsid w:val="00212E20"/>
    <w:rsid w:val="0021400A"/>
    <w:rsid w:val="00215028"/>
    <w:rsid w:val="002171A3"/>
    <w:rsid w:val="00220ECD"/>
    <w:rsid w:val="00221FE6"/>
    <w:rsid w:val="00222096"/>
    <w:rsid w:val="00222494"/>
    <w:rsid w:val="0022260A"/>
    <w:rsid w:val="002228BB"/>
    <w:rsid w:val="00223EB3"/>
    <w:rsid w:val="0022504C"/>
    <w:rsid w:val="00225544"/>
    <w:rsid w:val="0022562F"/>
    <w:rsid w:val="002305AC"/>
    <w:rsid w:val="00232F10"/>
    <w:rsid w:val="00233A93"/>
    <w:rsid w:val="002340AE"/>
    <w:rsid w:val="00237C66"/>
    <w:rsid w:val="0024028B"/>
    <w:rsid w:val="00241461"/>
    <w:rsid w:val="00242036"/>
    <w:rsid w:val="00242CC0"/>
    <w:rsid w:val="00242D6A"/>
    <w:rsid w:val="00243240"/>
    <w:rsid w:val="002439D6"/>
    <w:rsid w:val="00245C16"/>
    <w:rsid w:val="00246746"/>
    <w:rsid w:val="00247CD3"/>
    <w:rsid w:val="00250C29"/>
    <w:rsid w:val="002513C4"/>
    <w:rsid w:val="0025191E"/>
    <w:rsid w:val="00253D36"/>
    <w:rsid w:val="00256F61"/>
    <w:rsid w:val="00260038"/>
    <w:rsid w:val="0026317A"/>
    <w:rsid w:val="00263A8B"/>
    <w:rsid w:val="002640C8"/>
    <w:rsid w:val="0026513B"/>
    <w:rsid w:val="002658D4"/>
    <w:rsid w:val="00265D49"/>
    <w:rsid w:val="002661D1"/>
    <w:rsid w:val="00267111"/>
    <w:rsid w:val="00267489"/>
    <w:rsid w:val="00267AE5"/>
    <w:rsid w:val="00267B68"/>
    <w:rsid w:val="00270711"/>
    <w:rsid w:val="0027090D"/>
    <w:rsid w:val="00270997"/>
    <w:rsid w:val="00274051"/>
    <w:rsid w:val="0027516F"/>
    <w:rsid w:val="002752B6"/>
    <w:rsid w:val="0027628B"/>
    <w:rsid w:val="0027764C"/>
    <w:rsid w:val="00283A31"/>
    <w:rsid w:val="00284587"/>
    <w:rsid w:val="00285971"/>
    <w:rsid w:val="00286579"/>
    <w:rsid w:val="00286769"/>
    <w:rsid w:val="0028699F"/>
    <w:rsid w:val="002912B0"/>
    <w:rsid w:val="00291AB0"/>
    <w:rsid w:val="00293BE1"/>
    <w:rsid w:val="00293C66"/>
    <w:rsid w:val="002944FC"/>
    <w:rsid w:val="00295AE6"/>
    <w:rsid w:val="00295DFF"/>
    <w:rsid w:val="00296619"/>
    <w:rsid w:val="00296BC6"/>
    <w:rsid w:val="002973F4"/>
    <w:rsid w:val="002A29F4"/>
    <w:rsid w:val="002A2D6C"/>
    <w:rsid w:val="002A3352"/>
    <w:rsid w:val="002A3CA8"/>
    <w:rsid w:val="002A44E5"/>
    <w:rsid w:val="002A46D9"/>
    <w:rsid w:val="002A4B24"/>
    <w:rsid w:val="002A4E6F"/>
    <w:rsid w:val="002A62F8"/>
    <w:rsid w:val="002A66D5"/>
    <w:rsid w:val="002A7073"/>
    <w:rsid w:val="002A714F"/>
    <w:rsid w:val="002A7282"/>
    <w:rsid w:val="002A7471"/>
    <w:rsid w:val="002A7BB1"/>
    <w:rsid w:val="002A7DCC"/>
    <w:rsid w:val="002B208A"/>
    <w:rsid w:val="002B2C8B"/>
    <w:rsid w:val="002B30DC"/>
    <w:rsid w:val="002B3A33"/>
    <w:rsid w:val="002B4718"/>
    <w:rsid w:val="002B508A"/>
    <w:rsid w:val="002B541E"/>
    <w:rsid w:val="002B5D65"/>
    <w:rsid w:val="002B623D"/>
    <w:rsid w:val="002B6254"/>
    <w:rsid w:val="002B6263"/>
    <w:rsid w:val="002B6B12"/>
    <w:rsid w:val="002B72A7"/>
    <w:rsid w:val="002C0559"/>
    <w:rsid w:val="002C0CBC"/>
    <w:rsid w:val="002C1491"/>
    <w:rsid w:val="002C2067"/>
    <w:rsid w:val="002C5367"/>
    <w:rsid w:val="002C6D60"/>
    <w:rsid w:val="002C7308"/>
    <w:rsid w:val="002D0C45"/>
    <w:rsid w:val="002D10C0"/>
    <w:rsid w:val="002D1475"/>
    <w:rsid w:val="002D2607"/>
    <w:rsid w:val="002D4691"/>
    <w:rsid w:val="002D4C3C"/>
    <w:rsid w:val="002D58F9"/>
    <w:rsid w:val="002D5D5E"/>
    <w:rsid w:val="002E03F9"/>
    <w:rsid w:val="002E18B2"/>
    <w:rsid w:val="002E1DF6"/>
    <w:rsid w:val="002E298A"/>
    <w:rsid w:val="002E40AF"/>
    <w:rsid w:val="002E44CE"/>
    <w:rsid w:val="002E4AF0"/>
    <w:rsid w:val="002E61BF"/>
    <w:rsid w:val="002E6711"/>
    <w:rsid w:val="002E6D50"/>
    <w:rsid w:val="002F06BF"/>
    <w:rsid w:val="002F2176"/>
    <w:rsid w:val="002F268C"/>
    <w:rsid w:val="002F34C0"/>
    <w:rsid w:val="002F405C"/>
    <w:rsid w:val="002F46DB"/>
    <w:rsid w:val="002F49A6"/>
    <w:rsid w:val="002F57EB"/>
    <w:rsid w:val="002F63F1"/>
    <w:rsid w:val="002F7BE6"/>
    <w:rsid w:val="00300D51"/>
    <w:rsid w:val="00300E8B"/>
    <w:rsid w:val="0030169B"/>
    <w:rsid w:val="00302708"/>
    <w:rsid w:val="00304942"/>
    <w:rsid w:val="00304E95"/>
    <w:rsid w:val="00305447"/>
    <w:rsid w:val="003058BB"/>
    <w:rsid w:val="00305970"/>
    <w:rsid w:val="00306A8D"/>
    <w:rsid w:val="00307320"/>
    <w:rsid w:val="0030774B"/>
    <w:rsid w:val="003100E6"/>
    <w:rsid w:val="0031136E"/>
    <w:rsid w:val="00312C8F"/>
    <w:rsid w:val="00313851"/>
    <w:rsid w:val="00313CC1"/>
    <w:rsid w:val="00314DAE"/>
    <w:rsid w:val="0031520F"/>
    <w:rsid w:val="003154A4"/>
    <w:rsid w:val="00316B36"/>
    <w:rsid w:val="00316B59"/>
    <w:rsid w:val="0032041E"/>
    <w:rsid w:val="00321F87"/>
    <w:rsid w:val="00322533"/>
    <w:rsid w:val="00322E28"/>
    <w:rsid w:val="003248A5"/>
    <w:rsid w:val="00324BA8"/>
    <w:rsid w:val="00324F23"/>
    <w:rsid w:val="00325CE8"/>
    <w:rsid w:val="0032606B"/>
    <w:rsid w:val="003266C4"/>
    <w:rsid w:val="0032673A"/>
    <w:rsid w:val="0032715E"/>
    <w:rsid w:val="0033021C"/>
    <w:rsid w:val="003302C9"/>
    <w:rsid w:val="003309B5"/>
    <w:rsid w:val="00331041"/>
    <w:rsid w:val="00331373"/>
    <w:rsid w:val="003316B8"/>
    <w:rsid w:val="00331D86"/>
    <w:rsid w:val="003329CB"/>
    <w:rsid w:val="0033317D"/>
    <w:rsid w:val="00333655"/>
    <w:rsid w:val="00333EC8"/>
    <w:rsid w:val="003367B4"/>
    <w:rsid w:val="00337771"/>
    <w:rsid w:val="00337915"/>
    <w:rsid w:val="0033792B"/>
    <w:rsid w:val="003427B0"/>
    <w:rsid w:val="003431B0"/>
    <w:rsid w:val="003438BD"/>
    <w:rsid w:val="00343EEA"/>
    <w:rsid w:val="00344301"/>
    <w:rsid w:val="00344F8E"/>
    <w:rsid w:val="00345D31"/>
    <w:rsid w:val="0034730E"/>
    <w:rsid w:val="00347B37"/>
    <w:rsid w:val="00350623"/>
    <w:rsid w:val="00350C77"/>
    <w:rsid w:val="003513B6"/>
    <w:rsid w:val="0035156E"/>
    <w:rsid w:val="00351694"/>
    <w:rsid w:val="003525CF"/>
    <w:rsid w:val="0035367A"/>
    <w:rsid w:val="00353EA2"/>
    <w:rsid w:val="00354099"/>
    <w:rsid w:val="00354427"/>
    <w:rsid w:val="00354A4C"/>
    <w:rsid w:val="00354A6F"/>
    <w:rsid w:val="00354AA2"/>
    <w:rsid w:val="00355FA7"/>
    <w:rsid w:val="003561A5"/>
    <w:rsid w:val="00356FAC"/>
    <w:rsid w:val="00357325"/>
    <w:rsid w:val="00357B8D"/>
    <w:rsid w:val="00360469"/>
    <w:rsid w:val="003612BA"/>
    <w:rsid w:val="003616D7"/>
    <w:rsid w:val="00363C9A"/>
    <w:rsid w:val="0036471D"/>
    <w:rsid w:val="003657D7"/>
    <w:rsid w:val="00367AE5"/>
    <w:rsid w:val="003704E0"/>
    <w:rsid w:val="0037099B"/>
    <w:rsid w:val="00371BB2"/>
    <w:rsid w:val="00372891"/>
    <w:rsid w:val="0037307A"/>
    <w:rsid w:val="0037425F"/>
    <w:rsid w:val="00374746"/>
    <w:rsid w:val="00375EA4"/>
    <w:rsid w:val="00376440"/>
    <w:rsid w:val="0037671C"/>
    <w:rsid w:val="00376B4A"/>
    <w:rsid w:val="0037BD7F"/>
    <w:rsid w:val="003813A5"/>
    <w:rsid w:val="00382FCC"/>
    <w:rsid w:val="003830EE"/>
    <w:rsid w:val="00384B05"/>
    <w:rsid w:val="0038588D"/>
    <w:rsid w:val="003858AC"/>
    <w:rsid w:val="00385F15"/>
    <w:rsid w:val="00390480"/>
    <w:rsid w:val="00390AF0"/>
    <w:rsid w:val="00390BB5"/>
    <w:rsid w:val="00391F7A"/>
    <w:rsid w:val="003922C8"/>
    <w:rsid w:val="0039324C"/>
    <w:rsid w:val="003934EB"/>
    <w:rsid w:val="00394607"/>
    <w:rsid w:val="00395B85"/>
    <w:rsid w:val="0039626D"/>
    <w:rsid w:val="003A0A64"/>
    <w:rsid w:val="003A0EAB"/>
    <w:rsid w:val="003A1AEC"/>
    <w:rsid w:val="003A1F7B"/>
    <w:rsid w:val="003A2605"/>
    <w:rsid w:val="003A315C"/>
    <w:rsid w:val="003A3564"/>
    <w:rsid w:val="003A3924"/>
    <w:rsid w:val="003A4056"/>
    <w:rsid w:val="003A4878"/>
    <w:rsid w:val="003A5916"/>
    <w:rsid w:val="003A604D"/>
    <w:rsid w:val="003A73C7"/>
    <w:rsid w:val="003B02F3"/>
    <w:rsid w:val="003B0529"/>
    <w:rsid w:val="003B16DA"/>
    <w:rsid w:val="003B51F4"/>
    <w:rsid w:val="003B6D12"/>
    <w:rsid w:val="003B703E"/>
    <w:rsid w:val="003B74DB"/>
    <w:rsid w:val="003C0144"/>
    <w:rsid w:val="003C075D"/>
    <w:rsid w:val="003C0934"/>
    <w:rsid w:val="003C0A7E"/>
    <w:rsid w:val="003C1D2C"/>
    <w:rsid w:val="003C2BFC"/>
    <w:rsid w:val="003C2C47"/>
    <w:rsid w:val="003C3617"/>
    <w:rsid w:val="003C5DDF"/>
    <w:rsid w:val="003C668B"/>
    <w:rsid w:val="003C695F"/>
    <w:rsid w:val="003C6DD0"/>
    <w:rsid w:val="003C6F8B"/>
    <w:rsid w:val="003C79FC"/>
    <w:rsid w:val="003D2436"/>
    <w:rsid w:val="003D26D5"/>
    <w:rsid w:val="003D2764"/>
    <w:rsid w:val="003D3B79"/>
    <w:rsid w:val="003D535A"/>
    <w:rsid w:val="003D6FA2"/>
    <w:rsid w:val="003E031E"/>
    <w:rsid w:val="003E0B00"/>
    <w:rsid w:val="003E0DA5"/>
    <w:rsid w:val="003E10D0"/>
    <w:rsid w:val="003E141A"/>
    <w:rsid w:val="003E1697"/>
    <w:rsid w:val="003E2759"/>
    <w:rsid w:val="003E291C"/>
    <w:rsid w:val="003E318E"/>
    <w:rsid w:val="003E539B"/>
    <w:rsid w:val="003E5B1D"/>
    <w:rsid w:val="003E5D73"/>
    <w:rsid w:val="003E7986"/>
    <w:rsid w:val="003E7BFA"/>
    <w:rsid w:val="003E7CCD"/>
    <w:rsid w:val="003F1369"/>
    <w:rsid w:val="003F17F8"/>
    <w:rsid w:val="003F2268"/>
    <w:rsid w:val="003F43B9"/>
    <w:rsid w:val="003F5D9E"/>
    <w:rsid w:val="003F60B3"/>
    <w:rsid w:val="003F6616"/>
    <w:rsid w:val="00400329"/>
    <w:rsid w:val="00400A79"/>
    <w:rsid w:val="00400C9A"/>
    <w:rsid w:val="00400F1C"/>
    <w:rsid w:val="00402E34"/>
    <w:rsid w:val="00403B6C"/>
    <w:rsid w:val="00403D94"/>
    <w:rsid w:val="00406736"/>
    <w:rsid w:val="00410AFE"/>
    <w:rsid w:val="0041136E"/>
    <w:rsid w:val="0041267F"/>
    <w:rsid w:val="004148D5"/>
    <w:rsid w:val="004169C6"/>
    <w:rsid w:val="00423093"/>
    <w:rsid w:val="004250E3"/>
    <w:rsid w:val="004276CF"/>
    <w:rsid w:val="004278D3"/>
    <w:rsid w:val="00427C16"/>
    <w:rsid w:val="00430EEF"/>
    <w:rsid w:val="00431D69"/>
    <w:rsid w:val="00432228"/>
    <w:rsid w:val="0043228D"/>
    <w:rsid w:val="0043336E"/>
    <w:rsid w:val="00434256"/>
    <w:rsid w:val="00434581"/>
    <w:rsid w:val="00434F90"/>
    <w:rsid w:val="00435FFB"/>
    <w:rsid w:val="00436F15"/>
    <w:rsid w:val="00437F4E"/>
    <w:rsid w:val="004419E2"/>
    <w:rsid w:val="00441BEA"/>
    <w:rsid w:val="00441D64"/>
    <w:rsid w:val="00442597"/>
    <w:rsid w:val="00442A14"/>
    <w:rsid w:val="004433C2"/>
    <w:rsid w:val="00444E4E"/>
    <w:rsid w:val="00445E44"/>
    <w:rsid w:val="00445E62"/>
    <w:rsid w:val="00446B33"/>
    <w:rsid w:val="0044718C"/>
    <w:rsid w:val="004472DC"/>
    <w:rsid w:val="00447F8B"/>
    <w:rsid w:val="00450694"/>
    <w:rsid w:val="00450AD8"/>
    <w:rsid w:val="004511A3"/>
    <w:rsid w:val="00451D27"/>
    <w:rsid w:val="00452A3D"/>
    <w:rsid w:val="00453415"/>
    <w:rsid w:val="00455927"/>
    <w:rsid w:val="0045663C"/>
    <w:rsid w:val="00456699"/>
    <w:rsid w:val="004570C7"/>
    <w:rsid w:val="0045768A"/>
    <w:rsid w:val="00460F85"/>
    <w:rsid w:val="004616E1"/>
    <w:rsid w:val="00461CCA"/>
    <w:rsid w:val="004625B0"/>
    <w:rsid w:val="00462929"/>
    <w:rsid w:val="00463C2F"/>
    <w:rsid w:val="004645BB"/>
    <w:rsid w:val="00464A2B"/>
    <w:rsid w:val="004652F0"/>
    <w:rsid w:val="00465B32"/>
    <w:rsid w:val="00466C33"/>
    <w:rsid w:val="004671FA"/>
    <w:rsid w:val="00467C59"/>
    <w:rsid w:val="0047038E"/>
    <w:rsid w:val="00470D15"/>
    <w:rsid w:val="0047108C"/>
    <w:rsid w:val="004711DA"/>
    <w:rsid w:val="0047191F"/>
    <w:rsid w:val="00471D36"/>
    <w:rsid w:val="00472689"/>
    <w:rsid w:val="0047358D"/>
    <w:rsid w:val="00475B3F"/>
    <w:rsid w:val="00475BE9"/>
    <w:rsid w:val="00477572"/>
    <w:rsid w:val="00477753"/>
    <w:rsid w:val="00480FA0"/>
    <w:rsid w:val="00481D14"/>
    <w:rsid w:val="004820F5"/>
    <w:rsid w:val="00482B5F"/>
    <w:rsid w:val="00483555"/>
    <w:rsid w:val="00483757"/>
    <w:rsid w:val="00484834"/>
    <w:rsid w:val="00484F64"/>
    <w:rsid w:val="0048688D"/>
    <w:rsid w:val="004875DD"/>
    <w:rsid w:val="00487DF6"/>
    <w:rsid w:val="00490787"/>
    <w:rsid w:val="00492624"/>
    <w:rsid w:val="00492D34"/>
    <w:rsid w:val="00492FA9"/>
    <w:rsid w:val="0049529D"/>
    <w:rsid w:val="0049597B"/>
    <w:rsid w:val="00496606"/>
    <w:rsid w:val="00497FCA"/>
    <w:rsid w:val="004A096C"/>
    <w:rsid w:val="004A1605"/>
    <w:rsid w:val="004A1A07"/>
    <w:rsid w:val="004A1E87"/>
    <w:rsid w:val="004A2385"/>
    <w:rsid w:val="004A28FB"/>
    <w:rsid w:val="004A5408"/>
    <w:rsid w:val="004A56CC"/>
    <w:rsid w:val="004A5FB4"/>
    <w:rsid w:val="004B023A"/>
    <w:rsid w:val="004B05FA"/>
    <w:rsid w:val="004B0B9F"/>
    <w:rsid w:val="004B10C7"/>
    <w:rsid w:val="004B2083"/>
    <w:rsid w:val="004B22C0"/>
    <w:rsid w:val="004B3472"/>
    <w:rsid w:val="004B38A1"/>
    <w:rsid w:val="004B6063"/>
    <w:rsid w:val="004B606F"/>
    <w:rsid w:val="004B6375"/>
    <w:rsid w:val="004B65AB"/>
    <w:rsid w:val="004B67F1"/>
    <w:rsid w:val="004B777B"/>
    <w:rsid w:val="004C0825"/>
    <w:rsid w:val="004C214A"/>
    <w:rsid w:val="004C25CB"/>
    <w:rsid w:val="004C2EE2"/>
    <w:rsid w:val="004C3101"/>
    <w:rsid w:val="004C33A2"/>
    <w:rsid w:val="004C3A54"/>
    <w:rsid w:val="004C6549"/>
    <w:rsid w:val="004C69C8"/>
    <w:rsid w:val="004D1E69"/>
    <w:rsid w:val="004D2623"/>
    <w:rsid w:val="004D2F39"/>
    <w:rsid w:val="004D4B00"/>
    <w:rsid w:val="004D52C9"/>
    <w:rsid w:val="004D5A71"/>
    <w:rsid w:val="004D5BE7"/>
    <w:rsid w:val="004D5BFC"/>
    <w:rsid w:val="004D7213"/>
    <w:rsid w:val="004D7B9D"/>
    <w:rsid w:val="004D7C9D"/>
    <w:rsid w:val="004E01DD"/>
    <w:rsid w:val="004E03AB"/>
    <w:rsid w:val="004E0CC6"/>
    <w:rsid w:val="004E10C7"/>
    <w:rsid w:val="004E364B"/>
    <w:rsid w:val="004E37B5"/>
    <w:rsid w:val="004E3A80"/>
    <w:rsid w:val="004E7395"/>
    <w:rsid w:val="004E7AA1"/>
    <w:rsid w:val="004E7C66"/>
    <w:rsid w:val="004F0EA1"/>
    <w:rsid w:val="004F2E09"/>
    <w:rsid w:val="004F3A8B"/>
    <w:rsid w:val="004F3B16"/>
    <w:rsid w:val="004F3B55"/>
    <w:rsid w:val="004F65E8"/>
    <w:rsid w:val="004F6DCD"/>
    <w:rsid w:val="00500663"/>
    <w:rsid w:val="00500C84"/>
    <w:rsid w:val="00502A75"/>
    <w:rsid w:val="00502F8E"/>
    <w:rsid w:val="00503B10"/>
    <w:rsid w:val="00503FF6"/>
    <w:rsid w:val="00504C29"/>
    <w:rsid w:val="005051CD"/>
    <w:rsid w:val="00510BC8"/>
    <w:rsid w:val="005121EA"/>
    <w:rsid w:val="005136FD"/>
    <w:rsid w:val="00513B4B"/>
    <w:rsid w:val="00513E5A"/>
    <w:rsid w:val="0051447B"/>
    <w:rsid w:val="00514B36"/>
    <w:rsid w:val="00517F1A"/>
    <w:rsid w:val="005211AA"/>
    <w:rsid w:val="00521345"/>
    <w:rsid w:val="00521503"/>
    <w:rsid w:val="00522461"/>
    <w:rsid w:val="00522AB4"/>
    <w:rsid w:val="00522AC3"/>
    <w:rsid w:val="00523657"/>
    <w:rsid w:val="00524591"/>
    <w:rsid w:val="00524FDF"/>
    <w:rsid w:val="005253A1"/>
    <w:rsid w:val="00526931"/>
    <w:rsid w:val="005273B3"/>
    <w:rsid w:val="0052758D"/>
    <w:rsid w:val="005309D8"/>
    <w:rsid w:val="00531C2D"/>
    <w:rsid w:val="00533579"/>
    <w:rsid w:val="00534BE9"/>
    <w:rsid w:val="0053664B"/>
    <w:rsid w:val="00536A2A"/>
    <w:rsid w:val="00536BE2"/>
    <w:rsid w:val="00536E0F"/>
    <w:rsid w:val="00540234"/>
    <w:rsid w:val="005415AC"/>
    <w:rsid w:val="00541BF8"/>
    <w:rsid w:val="005436CD"/>
    <w:rsid w:val="00543751"/>
    <w:rsid w:val="00543BA5"/>
    <w:rsid w:val="00543E4E"/>
    <w:rsid w:val="0054486D"/>
    <w:rsid w:val="00544E3D"/>
    <w:rsid w:val="00545E21"/>
    <w:rsid w:val="005461E5"/>
    <w:rsid w:val="00546251"/>
    <w:rsid w:val="00546814"/>
    <w:rsid w:val="00547B80"/>
    <w:rsid w:val="00547BBC"/>
    <w:rsid w:val="00547CC7"/>
    <w:rsid w:val="005507F2"/>
    <w:rsid w:val="005509F7"/>
    <w:rsid w:val="005514C6"/>
    <w:rsid w:val="00551518"/>
    <w:rsid w:val="005516CE"/>
    <w:rsid w:val="00552A6D"/>
    <w:rsid w:val="00553FA3"/>
    <w:rsid w:val="0055756C"/>
    <w:rsid w:val="00557CD8"/>
    <w:rsid w:val="0056135B"/>
    <w:rsid w:val="00562C1B"/>
    <w:rsid w:val="005631EC"/>
    <w:rsid w:val="00564B22"/>
    <w:rsid w:val="00570DBA"/>
    <w:rsid w:val="00573270"/>
    <w:rsid w:val="0057368E"/>
    <w:rsid w:val="00573E5F"/>
    <w:rsid w:val="00574166"/>
    <w:rsid w:val="00574293"/>
    <w:rsid w:val="00574669"/>
    <w:rsid w:val="005747B8"/>
    <w:rsid w:val="005777A4"/>
    <w:rsid w:val="00577DFE"/>
    <w:rsid w:val="00580C8D"/>
    <w:rsid w:val="0058156E"/>
    <w:rsid w:val="00581624"/>
    <w:rsid w:val="00581E15"/>
    <w:rsid w:val="00582AA9"/>
    <w:rsid w:val="00583594"/>
    <w:rsid w:val="005835C2"/>
    <w:rsid w:val="00583709"/>
    <w:rsid w:val="005838EC"/>
    <w:rsid w:val="00584168"/>
    <w:rsid w:val="0058434A"/>
    <w:rsid w:val="00585B62"/>
    <w:rsid w:val="00586129"/>
    <w:rsid w:val="005864AC"/>
    <w:rsid w:val="00586C48"/>
    <w:rsid w:val="00587AA6"/>
    <w:rsid w:val="00590E5D"/>
    <w:rsid w:val="00591408"/>
    <w:rsid w:val="00592158"/>
    <w:rsid w:val="00593507"/>
    <w:rsid w:val="005948B8"/>
    <w:rsid w:val="00596AFE"/>
    <w:rsid w:val="00596EF1"/>
    <w:rsid w:val="005972F7"/>
    <w:rsid w:val="005A002B"/>
    <w:rsid w:val="005A0949"/>
    <w:rsid w:val="005A0D7C"/>
    <w:rsid w:val="005A149E"/>
    <w:rsid w:val="005A1AE5"/>
    <w:rsid w:val="005A1CBB"/>
    <w:rsid w:val="005A28B3"/>
    <w:rsid w:val="005A44F9"/>
    <w:rsid w:val="005A4608"/>
    <w:rsid w:val="005A48C5"/>
    <w:rsid w:val="005A5AB0"/>
    <w:rsid w:val="005A5BF8"/>
    <w:rsid w:val="005AA43B"/>
    <w:rsid w:val="005B112F"/>
    <w:rsid w:val="005B16EA"/>
    <w:rsid w:val="005B235C"/>
    <w:rsid w:val="005B23C1"/>
    <w:rsid w:val="005B2AB8"/>
    <w:rsid w:val="005B4E5B"/>
    <w:rsid w:val="005B7513"/>
    <w:rsid w:val="005C04D0"/>
    <w:rsid w:val="005C1BF6"/>
    <w:rsid w:val="005C3873"/>
    <w:rsid w:val="005C48A5"/>
    <w:rsid w:val="005C5138"/>
    <w:rsid w:val="005C549C"/>
    <w:rsid w:val="005D0245"/>
    <w:rsid w:val="005D1844"/>
    <w:rsid w:val="005D1A07"/>
    <w:rsid w:val="005D291E"/>
    <w:rsid w:val="005D2AB5"/>
    <w:rsid w:val="005D3D34"/>
    <w:rsid w:val="005D4537"/>
    <w:rsid w:val="005D61ED"/>
    <w:rsid w:val="005D68D4"/>
    <w:rsid w:val="005E01BF"/>
    <w:rsid w:val="005E0FA0"/>
    <w:rsid w:val="005E1CA8"/>
    <w:rsid w:val="005E1DA8"/>
    <w:rsid w:val="005E1E2B"/>
    <w:rsid w:val="005E241A"/>
    <w:rsid w:val="005E2691"/>
    <w:rsid w:val="005E2F51"/>
    <w:rsid w:val="005E316B"/>
    <w:rsid w:val="005E3373"/>
    <w:rsid w:val="005E3F4F"/>
    <w:rsid w:val="005E4113"/>
    <w:rsid w:val="005E5AB5"/>
    <w:rsid w:val="005E6372"/>
    <w:rsid w:val="005E6D85"/>
    <w:rsid w:val="005E7762"/>
    <w:rsid w:val="005F14C0"/>
    <w:rsid w:val="005F1762"/>
    <w:rsid w:val="005F1AEB"/>
    <w:rsid w:val="005F20A7"/>
    <w:rsid w:val="005F24B1"/>
    <w:rsid w:val="005F2745"/>
    <w:rsid w:val="005F2CBA"/>
    <w:rsid w:val="005F38E5"/>
    <w:rsid w:val="005F3C38"/>
    <w:rsid w:val="005F3EE6"/>
    <w:rsid w:val="005F44B7"/>
    <w:rsid w:val="005F47FF"/>
    <w:rsid w:val="005F503A"/>
    <w:rsid w:val="005F5941"/>
    <w:rsid w:val="006001F0"/>
    <w:rsid w:val="006013EA"/>
    <w:rsid w:val="00603950"/>
    <w:rsid w:val="0060419F"/>
    <w:rsid w:val="00604BA7"/>
    <w:rsid w:val="006055C2"/>
    <w:rsid w:val="00605666"/>
    <w:rsid w:val="00606C89"/>
    <w:rsid w:val="00606F2B"/>
    <w:rsid w:val="006071FB"/>
    <w:rsid w:val="00607A41"/>
    <w:rsid w:val="00607D2B"/>
    <w:rsid w:val="0061103C"/>
    <w:rsid w:val="00611A52"/>
    <w:rsid w:val="00612008"/>
    <w:rsid w:val="00616680"/>
    <w:rsid w:val="00616BB8"/>
    <w:rsid w:val="00616C62"/>
    <w:rsid w:val="0061728D"/>
    <w:rsid w:val="0061737F"/>
    <w:rsid w:val="006202C1"/>
    <w:rsid w:val="00620921"/>
    <w:rsid w:val="00620FD6"/>
    <w:rsid w:val="006220B7"/>
    <w:rsid w:val="00622508"/>
    <w:rsid w:val="0062323D"/>
    <w:rsid w:val="00623495"/>
    <w:rsid w:val="00623B5C"/>
    <w:rsid w:val="0062525C"/>
    <w:rsid w:val="00625B18"/>
    <w:rsid w:val="006264F8"/>
    <w:rsid w:val="006266E0"/>
    <w:rsid w:val="00626806"/>
    <w:rsid w:val="00627770"/>
    <w:rsid w:val="00627807"/>
    <w:rsid w:val="00627DE1"/>
    <w:rsid w:val="00630013"/>
    <w:rsid w:val="006304D3"/>
    <w:rsid w:val="00632751"/>
    <w:rsid w:val="00634FC0"/>
    <w:rsid w:val="00635358"/>
    <w:rsid w:val="00635BBA"/>
    <w:rsid w:val="00636101"/>
    <w:rsid w:val="006366AB"/>
    <w:rsid w:val="00636781"/>
    <w:rsid w:val="0063691E"/>
    <w:rsid w:val="006370FA"/>
    <w:rsid w:val="00637813"/>
    <w:rsid w:val="00637AF0"/>
    <w:rsid w:val="006406E9"/>
    <w:rsid w:val="00640A07"/>
    <w:rsid w:val="006417E7"/>
    <w:rsid w:val="00643CBA"/>
    <w:rsid w:val="006440A2"/>
    <w:rsid w:val="006444F7"/>
    <w:rsid w:val="00644828"/>
    <w:rsid w:val="00645801"/>
    <w:rsid w:val="00645B7A"/>
    <w:rsid w:val="0065005B"/>
    <w:rsid w:val="00650495"/>
    <w:rsid w:val="006539FC"/>
    <w:rsid w:val="00653A4A"/>
    <w:rsid w:val="00660755"/>
    <w:rsid w:val="00661B88"/>
    <w:rsid w:val="00661FE3"/>
    <w:rsid w:val="006620A6"/>
    <w:rsid w:val="00662949"/>
    <w:rsid w:val="00662AE1"/>
    <w:rsid w:val="00663686"/>
    <w:rsid w:val="006667C2"/>
    <w:rsid w:val="00666880"/>
    <w:rsid w:val="00666EE9"/>
    <w:rsid w:val="00667E48"/>
    <w:rsid w:val="00670773"/>
    <w:rsid w:val="00671754"/>
    <w:rsid w:val="00671D8D"/>
    <w:rsid w:val="00671F3D"/>
    <w:rsid w:val="006724C2"/>
    <w:rsid w:val="00674B1D"/>
    <w:rsid w:val="00675CD2"/>
    <w:rsid w:val="00676C3D"/>
    <w:rsid w:val="0068192F"/>
    <w:rsid w:val="006833A0"/>
    <w:rsid w:val="00685D03"/>
    <w:rsid w:val="00686AEE"/>
    <w:rsid w:val="00687173"/>
    <w:rsid w:val="00687ADC"/>
    <w:rsid w:val="006902A2"/>
    <w:rsid w:val="00690B6F"/>
    <w:rsid w:val="00690D2E"/>
    <w:rsid w:val="00691081"/>
    <w:rsid w:val="00691F13"/>
    <w:rsid w:val="00692091"/>
    <w:rsid w:val="0069218A"/>
    <w:rsid w:val="00692560"/>
    <w:rsid w:val="006931F7"/>
    <w:rsid w:val="00693934"/>
    <w:rsid w:val="006952EF"/>
    <w:rsid w:val="006953A4"/>
    <w:rsid w:val="00695795"/>
    <w:rsid w:val="00695E14"/>
    <w:rsid w:val="006960EF"/>
    <w:rsid w:val="00696896"/>
    <w:rsid w:val="00696C66"/>
    <w:rsid w:val="006A1A9E"/>
    <w:rsid w:val="006A20D0"/>
    <w:rsid w:val="006A303D"/>
    <w:rsid w:val="006A3F28"/>
    <w:rsid w:val="006A4A45"/>
    <w:rsid w:val="006A6391"/>
    <w:rsid w:val="006B001F"/>
    <w:rsid w:val="006B04B6"/>
    <w:rsid w:val="006B06EC"/>
    <w:rsid w:val="006B0E22"/>
    <w:rsid w:val="006B208D"/>
    <w:rsid w:val="006B26F5"/>
    <w:rsid w:val="006B2BF6"/>
    <w:rsid w:val="006B3F77"/>
    <w:rsid w:val="006B4F60"/>
    <w:rsid w:val="006B57B0"/>
    <w:rsid w:val="006B7449"/>
    <w:rsid w:val="006C13C3"/>
    <w:rsid w:val="006C205B"/>
    <w:rsid w:val="006C2368"/>
    <w:rsid w:val="006C3F27"/>
    <w:rsid w:val="006C417B"/>
    <w:rsid w:val="006C6C97"/>
    <w:rsid w:val="006C7689"/>
    <w:rsid w:val="006D00EB"/>
    <w:rsid w:val="006D0852"/>
    <w:rsid w:val="006D1E98"/>
    <w:rsid w:val="006D2673"/>
    <w:rsid w:val="006D3F4A"/>
    <w:rsid w:val="006D4649"/>
    <w:rsid w:val="006D464E"/>
    <w:rsid w:val="006D474B"/>
    <w:rsid w:val="006D4828"/>
    <w:rsid w:val="006D4EB3"/>
    <w:rsid w:val="006D533F"/>
    <w:rsid w:val="006D53FD"/>
    <w:rsid w:val="006D58A1"/>
    <w:rsid w:val="006D62C1"/>
    <w:rsid w:val="006D7F9E"/>
    <w:rsid w:val="006E0CB0"/>
    <w:rsid w:val="006E19BC"/>
    <w:rsid w:val="006E1E83"/>
    <w:rsid w:val="006E2429"/>
    <w:rsid w:val="006E4000"/>
    <w:rsid w:val="006E4B89"/>
    <w:rsid w:val="006E588D"/>
    <w:rsid w:val="006E6840"/>
    <w:rsid w:val="006E6BBE"/>
    <w:rsid w:val="006E6E95"/>
    <w:rsid w:val="006F175A"/>
    <w:rsid w:val="006F1FAA"/>
    <w:rsid w:val="006F2CFC"/>
    <w:rsid w:val="006F2D71"/>
    <w:rsid w:val="006F4869"/>
    <w:rsid w:val="006F61AC"/>
    <w:rsid w:val="006F662A"/>
    <w:rsid w:val="006F7AEE"/>
    <w:rsid w:val="006F7F9A"/>
    <w:rsid w:val="00701549"/>
    <w:rsid w:val="00701B1D"/>
    <w:rsid w:val="00701D25"/>
    <w:rsid w:val="00701FE1"/>
    <w:rsid w:val="00702219"/>
    <w:rsid w:val="00702B10"/>
    <w:rsid w:val="0070335C"/>
    <w:rsid w:val="007035C7"/>
    <w:rsid w:val="00705D9F"/>
    <w:rsid w:val="00705FDD"/>
    <w:rsid w:val="00706222"/>
    <w:rsid w:val="007074B9"/>
    <w:rsid w:val="00707B54"/>
    <w:rsid w:val="007107F7"/>
    <w:rsid w:val="00711357"/>
    <w:rsid w:val="00711E14"/>
    <w:rsid w:val="00712DBE"/>
    <w:rsid w:val="007131A0"/>
    <w:rsid w:val="00714857"/>
    <w:rsid w:val="00714975"/>
    <w:rsid w:val="00714A2E"/>
    <w:rsid w:val="00714F1A"/>
    <w:rsid w:val="00714F3D"/>
    <w:rsid w:val="00717285"/>
    <w:rsid w:val="0071798A"/>
    <w:rsid w:val="00717A20"/>
    <w:rsid w:val="007204B3"/>
    <w:rsid w:val="007213FB"/>
    <w:rsid w:val="0072195C"/>
    <w:rsid w:val="00722209"/>
    <w:rsid w:val="007223CC"/>
    <w:rsid w:val="00722AD9"/>
    <w:rsid w:val="00723DF9"/>
    <w:rsid w:val="00725B6E"/>
    <w:rsid w:val="00726B56"/>
    <w:rsid w:val="007275B1"/>
    <w:rsid w:val="0072765C"/>
    <w:rsid w:val="0072774F"/>
    <w:rsid w:val="0072789A"/>
    <w:rsid w:val="007300C7"/>
    <w:rsid w:val="0073109B"/>
    <w:rsid w:val="0073158A"/>
    <w:rsid w:val="00731912"/>
    <w:rsid w:val="007319CC"/>
    <w:rsid w:val="00732515"/>
    <w:rsid w:val="00734A2D"/>
    <w:rsid w:val="00735866"/>
    <w:rsid w:val="007359A0"/>
    <w:rsid w:val="0073636C"/>
    <w:rsid w:val="007400DF"/>
    <w:rsid w:val="007408D9"/>
    <w:rsid w:val="00740BC0"/>
    <w:rsid w:val="00740FBC"/>
    <w:rsid w:val="00742F98"/>
    <w:rsid w:val="00743753"/>
    <w:rsid w:val="007445F0"/>
    <w:rsid w:val="007459BA"/>
    <w:rsid w:val="00745BB4"/>
    <w:rsid w:val="00747461"/>
    <w:rsid w:val="007521B8"/>
    <w:rsid w:val="007523CD"/>
    <w:rsid w:val="007527F5"/>
    <w:rsid w:val="00752D90"/>
    <w:rsid w:val="007568A4"/>
    <w:rsid w:val="00757A00"/>
    <w:rsid w:val="00757AB4"/>
    <w:rsid w:val="00762FE3"/>
    <w:rsid w:val="007663FF"/>
    <w:rsid w:val="007670E1"/>
    <w:rsid w:val="007674AA"/>
    <w:rsid w:val="00770900"/>
    <w:rsid w:val="0077232D"/>
    <w:rsid w:val="00772C79"/>
    <w:rsid w:val="007736FB"/>
    <w:rsid w:val="007763E3"/>
    <w:rsid w:val="00776550"/>
    <w:rsid w:val="007765F5"/>
    <w:rsid w:val="00776A89"/>
    <w:rsid w:val="00776F83"/>
    <w:rsid w:val="00777289"/>
    <w:rsid w:val="00777D54"/>
    <w:rsid w:val="00777EC1"/>
    <w:rsid w:val="00780557"/>
    <w:rsid w:val="007813E4"/>
    <w:rsid w:val="00781A16"/>
    <w:rsid w:val="00782874"/>
    <w:rsid w:val="00782B6B"/>
    <w:rsid w:val="0078330B"/>
    <w:rsid w:val="0078478B"/>
    <w:rsid w:val="00785FA0"/>
    <w:rsid w:val="00787E9F"/>
    <w:rsid w:val="00790FA7"/>
    <w:rsid w:val="0079129F"/>
    <w:rsid w:val="00791999"/>
    <w:rsid w:val="0079287A"/>
    <w:rsid w:val="0079474A"/>
    <w:rsid w:val="00794889"/>
    <w:rsid w:val="007961DF"/>
    <w:rsid w:val="00797273"/>
    <w:rsid w:val="00797A06"/>
    <w:rsid w:val="00797EDF"/>
    <w:rsid w:val="00798136"/>
    <w:rsid w:val="007A050E"/>
    <w:rsid w:val="007A0AB4"/>
    <w:rsid w:val="007A128C"/>
    <w:rsid w:val="007A1D87"/>
    <w:rsid w:val="007A23CA"/>
    <w:rsid w:val="007A3D65"/>
    <w:rsid w:val="007A3DDF"/>
    <w:rsid w:val="007A3EB9"/>
    <w:rsid w:val="007A4190"/>
    <w:rsid w:val="007A79A4"/>
    <w:rsid w:val="007A7E08"/>
    <w:rsid w:val="007A7E2A"/>
    <w:rsid w:val="007B129F"/>
    <w:rsid w:val="007B16E1"/>
    <w:rsid w:val="007B1DE3"/>
    <w:rsid w:val="007B20DF"/>
    <w:rsid w:val="007B2910"/>
    <w:rsid w:val="007B29B4"/>
    <w:rsid w:val="007B2A2B"/>
    <w:rsid w:val="007B3B59"/>
    <w:rsid w:val="007B3F9E"/>
    <w:rsid w:val="007B4122"/>
    <w:rsid w:val="007B46C9"/>
    <w:rsid w:val="007B4DF1"/>
    <w:rsid w:val="007B630F"/>
    <w:rsid w:val="007B6CFB"/>
    <w:rsid w:val="007B7726"/>
    <w:rsid w:val="007B7767"/>
    <w:rsid w:val="007B7D50"/>
    <w:rsid w:val="007C1492"/>
    <w:rsid w:val="007C2B1C"/>
    <w:rsid w:val="007C3282"/>
    <w:rsid w:val="007C507C"/>
    <w:rsid w:val="007C5860"/>
    <w:rsid w:val="007C6BAD"/>
    <w:rsid w:val="007C6E84"/>
    <w:rsid w:val="007C78BB"/>
    <w:rsid w:val="007D35D2"/>
    <w:rsid w:val="007D3B84"/>
    <w:rsid w:val="007D4867"/>
    <w:rsid w:val="007D4C26"/>
    <w:rsid w:val="007D7116"/>
    <w:rsid w:val="007D73F7"/>
    <w:rsid w:val="007D7B7A"/>
    <w:rsid w:val="007E045B"/>
    <w:rsid w:val="007E0481"/>
    <w:rsid w:val="007E0773"/>
    <w:rsid w:val="007E0DB1"/>
    <w:rsid w:val="007E1717"/>
    <w:rsid w:val="007E1EB0"/>
    <w:rsid w:val="007E321A"/>
    <w:rsid w:val="007E48F6"/>
    <w:rsid w:val="007E708B"/>
    <w:rsid w:val="007E75C7"/>
    <w:rsid w:val="007F094F"/>
    <w:rsid w:val="007F0CFF"/>
    <w:rsid w:val="007F1936"/>
    <w:rsid w:val="007F22EE"/>
    <w:rsid w:val="007F25A0"/>
    <w:rsid w:val="007F2A3C"/>
    <w:rsid w:val="007F30C2"/>
    <w:rsid w:val="007F38FF"/>
    <w:rsid w:val="007F4384"/>
    <w:rsid w:val="007F5327"/>
    <w:rsid w:val="007F541C"/>
    <w:rsid w:val="007F549D"/>
    <w:rsid w:val="007F54CD"/>
    <w:rsid w:val="00801AE1"/>
    <w:rsid w:val="00801CE1"/>
    <w:rsid w:val="008021D5"/>
    <w:rsid w:val="00802C54"/>
    <w:rsid w:val="0080545C"/>
    <w:rsid w:val="00805E29"/>
    <w:rsid w:val="0080729C"/>
    <w:rsid w:val="00807707"/>
    <w:rsid w:val="0080D718"/>
    <w:rsid w:val="0081028B"/>
    <w:rsid w:val="008104BD"/>
    <w:rsid w:val="00811532"/>
    <w:rsid w:val="0081365E"/>
    <w:rsid w:val="00815071"/>
    <w:rsid w:val="00815525"/>
    <w:rsid w:val="00815732"/>
    <w:rsid w:val="00815C74"/>
    <w:rsid w:val="00816A0A"/>
    <w:rsid w:val="00816C6B"/>
    <w:rsid w:val="008179BB"/>
    <w:rsid w:val="00817B00"/>
    <w:rsid w:val="0082046F"/>
    <w:rsid w:val="008209BB"/>
    <w:rsid w:val="00820B0F"/>
    <w:rsid w:val="00820BE8"/>
    <w:rsid w:val="00821204"/>
    <w:rsid w:val="00824E5C"/>
    <w:rsid w:val="00825AEB"/>
    <w:rsid w:val="00825DC1"/>
    <w:rsid w:val="00827552"/>
    <w:rsid w:val="008275CF"/>
    <w:rsid w:val="00831EE5"/>
    <w:rsid w:val="00833CCE"/>
    <w:rsid w:val="008343BD"/>
    <w:rsid w:val="008344E0"/>
    <w:rsid w:val="00834C07"/>
    <w:rsid w:val="0083543D"/>
    <w:rsid w:val="00835BC8"/>
    <w:rsid w:val="00835FDB"/>
    <w:rsid w:val="00836415"/>
    <w:rsid w:val="008370F4"/>
    <w:rsid w:val="008372A6"/>
    <w:rsid w:val="00837EB2"/>
    <w:rsid w:val="00840223"/>
    <w:rsid w:val="008415D1"/>
    <w:rsid w:val="00842581"/>
    <w:rsid w:val="00842D7F"/>
    <w:rsid w:val="008437E1"/>
    <w:rsid w:val="00843F88"/>
    <w:rsid w:val="00844E49"/>
    <w:rsid w:val="008452F7"/>
    <w:rsid w:val="00845300"/>
    <w:rsid w:val="00846465"/>
    <w:rsid w:val="008501B0"/>
    <w:rsid w:val="00850B31"/>
    <w:rsid w:val="0085136A"/>
    <w:rsid w:val="00851471"/>
    <w:rsid w:val="00851816"/>
    <w:rsid w:val="00852D13"/>
    <w:rsid w:val="00852D38"/>
    <w:rsid w:val="008533F2"/>
    <w:rsid w:val="0085447B"/>
    <w:rsid w:val="00854EFE"/>
    <w:rsid w:val="00857D47"/>
    <w:rsid w:val="00860F8D"/>
    <w:rsid w:val="0086175D"/>
    <w:rsid w:val="00862077"/>
    <w:rsid w:val="008630BF"/>
    <w:rsid w:val="00863528"/>
    <w:rsid w:val="00864A8A"/>
    <w:rsid w:val="00864D93"/>
    <w:rsid w:val="008655CD"/>
    <w:rsid w:val="0086574F"/>
    <w:rsid w:val="008660D7"/>
    <w:rsid w:val="00866298"/>
    <w:rsid w:val="00866554"/>
    <w:rsid w:val="008705C7"/>
    <w:rsid w:val="00870710"/>
    <w:rsid w:val="00870B97"/>
    <w:rsid w:val="00871801"/>
    <w:rsid w:val="00871F33"/>
    <w:rsid w:val="0087266A"/>
    <w:rsid w:val="00873815"/>
    <w:rsid w:val="00874192"/>
    <w:rsid w:val="0087420C"/>
    <w:rsid w:val="008745F1"/>
    <w:rsid w:val="00874EE9"/>
    <w:rsid w:val="00875180"/>
    <w:rsid w:val="00875EDB"/>
    <w:rsid w:val="00876061"/>
    <w:rsid w:val="00876B81"/>
    <w:rsid w:val="00880BA0"/>
    <w:rsid w:val="00882FC8"/>
    <w:rsid w:val="00883A95"/>
    <w:rsid w:val="00883D70"/>
    <w:rsid w:val="008857BA"/>
    <w:rsid w:val="0089007E"/>
    <w:rsid w:val="00891C9C"/>
    <w:rsid w:val="008920ED"/>
    <w:rsid w:val="008920FC"/>
    <w:rsid w:val="00892160"/>
    <w:rsid w:val="008934EA"/>
    <w:rsid w:val="008950B9"/>
    <w:rsid w:val="0089527E"/>
    <w:rsid w:val="00896444"/>
    <w:rsid w:val="0089722F"/>
    <w:rsid w:val="008A0C3A"/>
    <w:rsid w:val="008A111B"/>
    <w:rsid w:val="008A2668"/>
    <w:rsid w:val="008A291B"/>
    <w:rsid w:val="008A310E"/>
    <w:rsid w:val="008A42BB"/>
    <w:rsid w:val="008A6570"/>
    <w:rsid w:val="008B025B"/>
    <w:rsid w:val="008B3D60"/>
    <w:rsid w:val="008B46CA"/>
    <w:rsid w:val="008B5FDE"/>
    <w:rsid w:val="008B7095"/>
    <w:rsid w:val="008B70EC"/>
    <w:rsid w:val="008B7C9E"/>
    <w:rsid w:val="008C2042"/>
    <w:rsid w:val="008C2A9D"/>
    <w:rsid w:val="008C332D"/>
    <w:rsid w:val="008C3E30"/>
    <w:rsid w:val="008C683E"/>
    <w:rsid w:val="008C6AD2"/>
    <w:rsid w:val="008C7A55"/>
    <w:rsid w:val="008C7DE8"/>
    <w:rsid w:val="008D08BF"/>
    <w:rsid w:val="008D0C3B"/>
    <w:rsid w:val="008D0EE0"/>
    <w:rsid w:val="008D16F9"/>
    <w:rsid w:val="008D2F97"/>
    <w:rsid w:val="008D4ABF"/>
    <w:rsid w:val="008D5667"/>
    <w:rsid w:val="008D65B7"/>
    <w:rsid w:val="008D6824"/>
    <w:rsid w:val="008D69C9"/>
    <w:rsid w:val="008D733F"/>
    <w:rsid w:val="008E01E8"/>
    <w:rsid w:val="008E025E"/>
    <w:rsid w:val="008E21EE"/>
    <w:rsid w:val="008E2D75"/>
    <w:rsid w:val="008E3308"/>
    <w:rsid w:val="008E3772"/>
    <w:rsid w:val="008E3CB2"/>
    <w:rsid w:val="008E48CD"/>
    <w:rsid w:val="008E4AAB"/>
    <w:rsid w:val="008E5AA0"/>
    <w:rsid w:val="008E5B64"/>
    <w:rsid w:val="008E6EF1"/>
    <w:rsid w:val="008E8025"/>
    <w:rsid w:val="008F00BB"/>
    <w:rsid w:val="008F0143"/>
    <w:rsid w:val="008F13F5"/>
    <w:rsid w:val="008F1DD2"/>
    <w:rsid w:val="008F2118"/>
    <w:rsid w:val="008F23B7"/>
    <w:rsid w:val="008F30BE"/>
    <w:rsid w:val="008F352D"/>
    <w:rsid w:val="008F4221"/>
    <w:rsid w:val="008F5CDF"/>
    <w:rsid w:val="008F7C81"/>
    <w:rsid w:val="0090059A"/>
    <w:rsid w:val="00900788"/>
    <w:rsid w:val="009011C4"/>
    <w:rsid w:val="00901D8C"/>
    <w:rsid w:val="00901FD5"/>
    <w:rsid w:val="009036EF"/>
    <w:rsid w:val="009044C8"/>
    <w:rsid w:val="00904CB6"/>
    <w:rsid w:val="00905245"/>
    <w:rsid w:val="00905A00"/>
    <w:rsid w:val="00905E5D"/>
    <w:rsid w:val="009103DC"/>
    <w:rsid w:val="0091115A"/>
    <w:rsid w:val="00911563"/>
    <w:rsid w:val="00911A56"/>
    <w:rsid w:val="00912343"/>
    <w:rsid w:val="0091281D"/>
    <w:rsid w:val="00912EDB"/>
    <w:rsid w:val="00912FDC"/>
    <w:rsid w:val="00913795"/>
    <w:rsid w:val="00914397"/>
    <w:rsid w:val="009143BC"/>
    <w:rsid w:val="00915145"/>
    <w:rsid w:val="009163C4"/>
    <w:rsid w:val="00917B69"/>
    <w:rsid w:val="00920211"/>
    <w:rsid w:val="00920443"/>
    <w:rsid w:val="009213E1"/>
    <w:rsid w:val="00922FBB"/>
    <w:rsid w:val="009233D8"/>
    <w:rsid w:val="0092372E"/>
    <w:rsid w:val="009238E2"/>
    <w:rsid w:val="009248CA"/>
    <w:rsid w:val="009256E2"/>
    <w:rsid w:val="00925F62"/>
    <w:rsid w:val="009274E5"/>
    <w:rsid w:val="009279CB"/>
    <w:rsid w:val="00930DA0"/>
    <w:rsid w:val="00931C82"/>
    <w:rsid w:val="009328A6"/>
    <w:rsid w:val="0093367B"/>
    <w:rsid w:val="0093392B"/>
    <w:rsid w:val="00933A44"/>
    <w:rsid w:val="00934F6A"/>
    <w:rsid w:val="00935353"/>
    <w:rsid w:val="00935B88"/>
    <w:rsid w:val="00936CC0"/>
    <w:rsid w:val="00937F57"/>
    <w:rsid w:val="00940C7F"/>
    <w:rsid w:val="00940F38"/>
    <w:rsid w:val="009419D6"/>
    <w:rsid w:val="00941F0F"/>
    <w:rsid w:val="00942065"/>
    <w:rsid w:val="00942A0B"/>
    <w:rsid w:val="00944040"/>
    <w:rsid w:val="00944246"/>
    <w:rsid w:val="009445E2"/>
    <w:rsid w:val="009451CC"/>
    <w:rsid w:val="009451FD"/>
    <w:rsid w:val="0094556F"/>
    <w:rsid w:val="009464C3"/>
    <w:rsid w:val="00946BB7"/>
    <w:rsid w:val="00946DFD"/>
    <w:rsid w:val="009517F9"/>
    <w:rsid w:val="00953095"/>
    <w:rsid w:val="00954BDB"/>
    <w:rsid w:val="00954CE6"/>
    <w:rsid w:val="0095524A"/>
    <w:rsid w:val="00955695"/>
    <w:rsid w:val="0095570E"/>
    <w:rsid w:val="00955748"/>
    <w:rsid w:val="00955DB7"/>
    <w:rsid w:val="00955F14"/>
    <w:rsid w:val="009562B1"/>
    <w:rsid w:val="0095639B"/>
    <w:rsid w:val="0095705E"/>
    <w:rsid w:val="00957288"/>
    <w:rsid w:val="009601F2"/>
    <w:rsid w:val="009608DB"/>
    <w:rsid w:val="009614E2"/>
    <w:rsid w:val="009615D6"/>
    <w:rsid w:val="00961A21"/>
    <w:rsid w:val="00963C0B"/>
    <w:rsid w:val="00964674"/>
    <w:rsid w:val="009659DB"/>
    <w:rsid w:val="009661A8"/>
    <w:rsid w:val="009674B9"/>
    <w:rsid w:val="00971261"/>
    <w:rsid w:val="00971349"/>
    <w:rsid w:val="009725BE"/>
    <w:rsid w:val="00972F81"/>
    <w:rsid w:val="009759C8"/>
    <w:rsid w:val="00975C3C"/>
    <w:rsid w:val="00975E5D"/>
    <w:rsid w:val="00975EB3"/>
    <w:rsid w:val="00977668"/>
    <w:rsid w:val="00980D49"/>
    <w:rsid w:val="00980F7A"/>
    <w:rsid w:val="0098110E"/>
    <w:rsid w:val="00981F68"/>
    <w:rsid w:val="00982F0E"/>
    <w:rsid w:val="00983BDF"/>
    <w:rsid w:val="009854E2"/>
    <w:rsid w:val="009854E4"/>
    <w:rsid w:val="00985D1A"/>
    <w:rsid w:val="00986965"/>
    <w:rsid w:val="00986D1E"/>
    <w:rsid w:val="009877B6"/>
    <w:rsid w:val="00990979"/>
    <w:rsid w:val="0099155B"/>
    <w:rsid w:val="009919B5"/>
    <w:rsid w:val="00992F97"/>
    <w:rsid w:val="0099367C"/>
    <w:rsid w:val="0099436D"/>
    <w:rsid w:val="00994675"/>
    <w:rsid w:val="00994EAA"/>
    <w:rsid w:val="00995A46"/>
    <w:rsid w:val="00996129"/>
    <w:rsid w:val="00996289"/>
    <w:rsid w:val="00996747"/>
    <w:rsid w:val="00997C35"/>
    <w:rsid w:val="009A11F3"/>
    <w:rsid w:val="009A1B1A"/>
    <w:rsid w:val="009A1E75"/>
    <w:rsid w:val="009A5CC7"/>
    <w:rsid w:val="009A6340"/>
    <w:rsid w:val="009A69A3"/>
    <w:rsid w:val="009A6BCC"/>
    <w:rsid w:val="009A714D"/>
    <w:rsid w:val="009A7E1F"/>
    <w:rsid w:val="009B1648"/>
    <w:rsid w:val="009B1D8B"/>
    <w:rsid w:val="009B20F5"/>
    <w:rsid w:val="009B3966"/>
    <w:rsid w:val="009B3A46"/>
    <w:rsid w:val="009B5834"/>
    <w:rsid w:val="009B61E6"/>
    <w:rsid w:val="009B6526"/>
    <w:rsid w:val="009C1032"/>
    <w:rsid w:val="009C19F4"/>
    <w:rsid w:val="009C1C1C"/>
    <w:rsid w:val="009C2E2E"/>
    <w:rsid w:val="009C2EF8"/>
    <w:rsid w:val="009C37B6"/>
    <w:rsid w:val="009C469C"/>
    <w:rsid w:val="009C4E1B"/>
    <w:rsid w:val="009C6F54"/>
    <w:rsid w:val="009C7490"/>
    <w:rsid w:val="009C7812"/>
    <w:rsid w:val="009C7D41"/>
    <w:rsid w:val="009C7EA2"/>
    <w:rsid w:val="009D0C2B"/>
    <w:rsid w:val="009D14A6"/>
    <w:rsid w:val="009D1750"/>
    <w:rsid w:val="009D22EA"/>
    <w:rsid w:val="009D2BF3"/>
    <w:rsid w:val="009D3C07"/>
    <w:rsid w:val="009D3D81"/>
    <w:rsid w:val="009D4396"/>
    <w:rsid w:val="009D57F2"/>
    <w:rsid w:val="009D5A94"/>
    <w:rsid w:val="009D5AA9"/>
    <w:rsid w:val="009D6C36"/>
    <w:rsid w:val="009E0DF1"/>
    <w:rsid w:val="009E1034"/>
    <w:rsid w:val="009E1286"/>
    <w:rsid w:val="009E257F"/>
    <w:rsid w:val="009E265A"/>
    <w:rsid w:val="009E3997"/>
    <w:rsid w:val="009E3A27"/>
    <w:rsid w:val="009E3DEA"/>
    <w:rsid w:val="009E3F7F"/>
    <w:rsid w:val="009E45D4"/>
    <w:rsid w:val="009E4872"/>
    <w:rsid w:val="009E4B0B"/>
    <w:rsid w:val="009E4DDC"/>
    <w:rsid w:val="009E4ED4"/>
    <w:rsid w:val="009E51AA"/>
    <w:rsid w:val="009E6429"/>
    <w:rsid w:val="009E66C7"/>
    <w:rsid w:val="009E6BA7"/>
    <w:rsid w:val="009E792C"/>
    <w:rsid w:val="009F1220"/>
    <w:rsid w:val="009F14C2"/>
    <w:rsid w:val="009F36B8"/>
    <w:rsid w:val="009F6DAE"/>
    <w:rsid w:val="009F764E"/>
    <w:rsid w:val="009F7E5E"/>
    <w:rsid w:val="00A0017C"/>
    <w:rsid w:val="00A0210C"/>
    <w:rsid w:val="00A02C31"/>
    <w:rsid w:val="00A0322B"/>
    <w:rsid w:val="00A03866"/>
    <w:rsid w:val="00A0389C"/>
    <w:rsid w:val="00A04046"/>
    <w:rsid w:val="00A04434"/>
    <w:rsid w:val="00A04C98"/>
    <w:rsid w:val="00A05145"/>
    <w:rsid w:val="00A053EF"/>
    <w:rsid w:val="00A07395"/>
    <w:rsid w:val="00A0741A"/>
    <w:rsid w:val="00A07A55"/>
    <w:rsid w:val="00A07D84"/>
    <w:rsid w:val="00A10020"/>
    <w:rsid w:val="00A10482"/>
    <w:rsid w:val="00A107A6"/>
    <w:rsid w:val="00A1163C"/>
    <w:rsid w:val="00A11644"/>
    <w:rsid w:val="00A11A67"/>
    <w:rsid w:val="00A136EB"/>
    <w:rsid w:val="00A13D55"/>
    <w:rsid w:val="00A149BD"/>
    <w:rsid w:val="00A154B8"/>
    <w:rsid w:val="00A16733"/>
    <w:rsid w:val="00A16831"/>
    <w:rsid w:val="00A17608"/>
    <w:rsid w:val="00A17B41"/>
    <w:rsid w:val="00A2015B"/>
    <w:rsid w:val="00A20681"/>
    <w:rsid w:val="00A21CE2"/>
    <w:rsid w:val="00A21CFB"/>
    <w:rsid w:val="00A229CB"/>
    <w:rsid w:val="00A231AF"/>
    <w:rsid w:val="00A23A6D"/>
    <w:rsid w:val="00A27279"/>
    <w:rsid w:val="00A278BD"/>
    <w:rsid w:val="00A27982"/>
    <w:rsid w:val="00A3019D"/>
    <w:rsid w:val="00A30787"/>
    <w:rsid w:val="00A30B18"/>
    <w:rsid w:val="00A30C53"/>
    <w:rsid w:val="00A3141F"/>
    <w:rsid w:val="00A31934"/>
    <w:rsid w:val="00A33BD6"/>
    <w:rsid w:val="00A3575D"/>
    <w:rsid w:val="00A35B69"/>
    <w:rsid w:val="00A368DB"/>
    <w:rsid w:val="00A36A64"/>
    <w:rsid w:val="00A37A9E"/>
    <w:rsid w:val="00A37C02"/>
    <w:rsid w:val="00A40672"/>
    <w:rsid w:val="00A40AB6"/>
    <w:rsid w:val="00A40B4E"/>
    <w:rsid w:val="00A42105"/>
    <w:rsid w:val="00A42518"/>
    <w:rsid w:val="00A42F8C"/>
    <w:rsid w:val="00A43577"/>
    <w:rsid w:val="00A437E0"/>
    <w:rsid w:val="00A4439E"/>
    <w:rsid w:val="00A444E0"/>
    <w:rsid w:val="00A4518D"/>
    <w:rsid w:val="00A466C0"/>
    <w:rsid w:val="00A469A6"/>
    <w:rsid w:val="00A46E49"/>
    <w:rsid w:val="00A50839"/>
    <w:rsid w:val="00A51747"/>
    <w:rsid w:val="00A518DF"/>
    <w:rsid w:val="00A53B3F"/>
    <w:rsid w:val="00A53D80"/>
    <w:rsid w:val="00A54517"/>
    <w:rsid w:val="00A55479"/>
    <w:rsid w:val="00A56969"/>
    <w:rsid w:val="00A570BF"/>
    <w:rsid w:val="00A62215"/>
    <w:rsid w:val="00A6321E"/>
    <w:rsid w:val="00A63F1A"/>
    <w:rsid w:val="00A64CF5"/>
    <w:rsid w:val="00A675A9"/>
    <w:rsid w:val="00A679C5"/>
    <w:rsid w:val="00A700F6"/>
    <w:rsid w:val="00A70173"/>
    <w:rsid w:val="00A709B7"/>
    <w:rsid w:val="00A71213"/>
    <w:rsid w:val="00A71917"/>
    <w:rsid w:val="00A71CB1"/>
    <w:rsid w:val="00A71DD3"/>
    <w:rsid w:val="00A71F3C"/>
    <w:rsid w:val="00A72A7A"/>
    <w:rsid w:val="00A74007"/>
    <w:rsid w:val="00A7427D"/>
    <w:rsid w:val="00A760F5"/>
    <w:rsid w:val="00A769D9"/>
    <w:rsid w:val="00A803EA"/>
    <w:rsid w:val="00A81032"/>
    <w:rsid w:val="00A8109D"/>
    <w:rsid w:val="00A816D2"/>
    <w:rsid w:val="00A81A50"/>
    <w:rsid w:val="00A820C6"/>
    <w:rsid w:val="00A821F1"/>
    <w:rsid w:val="00A833D1"/>
    <w:rsid w:val="00A83EFC"/>
    <w:rsid w:val="00A84590"/>
    <w:rsid w:val="00A85707"/>
    <w:rsid w:val="00A859E0"/>
    <w:rsid w:val="00A863A0"/>
    <w:rsid w:val="00A86A23"/>
    <w:rsid w:val="00A8752C"/>
    <w:rsid w:val="00A906D0"/>
    <w:rsid w:val="00A90EAE"/>
    <w:rsid w:val="00A9406B"/>
    <w:rsid w:val="00A95A5F"/>
    <w:rsid w:val="00A95D4B"/>
    <w:rsid w:val="00A95FE5"/>
    <w:rsid w:val="00A960C2"/>
    <w:rsid w:val="00A9625F"/>
    <w:rsid w:val="00A96C67"/>
    <w:rsid w:val="00A97369"/>
    <w:rsid w:val="00A97B32"/>
    <w:rsid w:val="00AA14A8"/>
    <w:rsid w:val="00AA2405"/>
    <w:rsid w:val="00AA2574"/>
    <w:rsid w:val="00AA2CA2"/>
    <w:rsid w:val="00AA3CB7"/>
    <w:rsid w:val="00AA4476"/>
    <w:rsid w:val="00AA4858"/>
    <w:rsid w:val="00AA649B"/>
    <w:rsid w:val="00AB037E"/>
    <w:rsid w:val="00AB1696"/>
    <w:rsid w:val="00AB204D"/>
    <w:rsid w:val="00AB214C"/>
    <w:rsid w:val="00AB2798"/>
    <w:rsid w:val="00AB3639"/>
    <w:rsid w:val="00AB6457"/>
    <w:rsid w:val="00AB6A25"/>
    <w:rsid w:val="00AC02C9"/>
    <w:rsid w:val="00AC0BC0"/>
    <w:rsid w:val="00AC0D03"/>
    <w:rsid w:val="00AC10F0"/>
    <w:rsid w:val="00AC4A54"/>
    <w:rsid w:val="00AC5B8A"/>
    <w:rsid w:val="00AC68EE"/>
    <w:rsid w:val="00AC6A1A"/>
    <w:rsid w:val="00AC6D0C"/>
    <w:rsid w:val="00AC721D"/>
    <w:rsid w:val="00AC787B"/>
    <w:rsid w:val="00AC7BB1"/>
    <w:rsid w:val="00AD046F"/>
    <w:rsid w:val="00AD0D90"/>
    <w:rsid w:val="00AD1056"/>
    <w:rsid w:val="00AD26C7"/>
    <w:rsid w:val="00AD305C"/>
    <w:rsid w:val="00AD3A27"/>
    <w:rsid w:val="00AD3BE1"/>
    <w:rsid w:val="00AD3E2B"/>
    <w:rsid w:val="00AD4557"/>
    <w:rsid w:val="00AD53FB"/>
    <w:rsid w:val="00AD5BC2"/>
    <w:rsid w:val="00AD734C"/>
    <w:rsid w:val="00AD73F4"/>
    <w:rsid w:val="00AD7D41"/>
    <w:rsid w:val="00AD7DC0"/>
    <w:rsid w:val="00AE12E8"/>
    <w:rsid w:val="00AE1438"/>
    <w:rsid w:val="00AE2106"/>
    <w:rsid w:val="00AE26E3"/>
    <w:rsid w:val="00AE2D0C"/>
    <w:rsid w:val="00AE37BC"/>
    <w:rsid w:val="00AE43BD"/>
    <w:rsid w:val="00AE52C6"/>
    <w:rsid w:val="00AE5D3D"/>
    <w:rsid w:val="00AE6AAD"/>
    <w:rsid w:val="00AE6D13"/>
    <w:rsid w:val="00AE7D2B"/>
    <w:rsid w:val="00AE7E19"/>
    <w:rsid w:val="00AF06F8"/>
    <w:rsid w:val="00AF1129"/>
    <w:rsid w:val="00AF1EC0"/>
    <w:rsid w:val="00AF2F5C"/>
    <w:rsid w:val="00AF4E05"/>
    <w:rsid w:val="00AF52CB"/>
    <w:rsid w:val="00AF668C"/>
    <w:rsid w:val="00AF70FB"/>
    <w:rsid w:val="00AF77C7"/>
    <w:rsid w:val="00B01949"/>
    <w:rsid w:val="00B02479"/>
    <w:rsid w:val="00B044B2"/>
    <w:rsid w:val="00B05025"/>
    <w:rsid w:val="00B0557A"/>
    <w:rsid w:val="00B057F8"/>
    <w:rsid w:val="00B07854"/>
    <w:rsid w:val="00B1110B"/>
    <w:rsid w:val="00B1112D"/>
    <w:rsid w:val="00B1172F"/>
    <w:rsid w:val="00B154A6"/>
    <w:rsid w:val="00B1696E"/>
    <w:rsid w:val="00B20174"/>
    <w:rsid w:val="00B20748"/>
    <w:rsid w:val="00B21B11"/>
    <w:rsid w:val="00B21C7C"/>
    <w:rsid w:val="00B224F9"/>
    <w:rsid w:val="00B22B49"/>
    <w:rsid w:val="00B22D23"/>
    <w:rsid w:val="00B2398A"/>
    <w:rsid w:val="00B25C7E"/>
    <w:rsid w:val="00B25DBB"/>
    <w:rsid w:val="00B25FA0"/>
    <w:rsid w:val="00B2662C"/>
    <w:rsid w:val="00B26A5E"/>
    <w:rsid w:val="00B3086B"/>
    <w:rsid w:val="00B3120F"/>
    <w:rsid w:val="00B3181E"/>
    <w:rsid w:val="00B32073"/>
    <w:rsid w:val="00B3263E"/>
    <w:rsid w:val="00B32EC3"/>
    <w:rsid w:val="00B33623"/>
    <w:rsid w:val="00B337CD"/>
    <w:rsid w:val="00B33916"/>
    <w:rsid w:val="00B33CF4"/>
    <w:rsid w:val="00B33F30"/>
    <w:rsid w:val="00B3580A"/>
    <w:rsid w:val="00B37E4F"/>
    <w:rsid w:val="00B40E7C"/>
    <w:rsid w:val="00B4183F"/>
    <w:rsid w:val="00B41BBF"/>
    <w:rsid w:val="00B43190"/>
    <w:rsid w:val="00B43A60"/>
    <w:rsid w:val="00B43F45"/>
    <w:rsid w:val="00B44972"/>
    <w:rsid w:val="00B45570"/>
    <w:rsid w:val="00B45620"/>
    <w:rsid w:val="00B45F3A"/>
    <w:rsid w:val="00B46FCE"/>
    <w:rsid w:val="00B474CB"/>
    <w:rsid w:val="00B47579"/>
    <w:rsid w:val="00B475B7"/>
    <w:rsid w:val="00B47624"/>
    <w:rsid w:val="00B47C7D"/>
    <w:rsid w:val="00B47D6C"/>
    <w:rsid w:val="00B47D76"/>
    <w:rsid w:val="00B47FB9"/>
    <w:rsid w:val="00B500E7"/>
    <w:rsid w:val="00B503CF"/>
    <w:rsid w:val="00B5048A"/>
    <w:rsid w:val="00B5068B"/>
    <w:rsid w:val="00B509D3"/>
    <w:rsid w:val="00B50BC3"/>
    <w:rsid w:val="00B51897"/>
    <w:rsid w:val="00B53121"/>
    <w:rsid w:val="00B54CEF"/>
    <w:rsid w:val="00B55293"/>
    <w:rsid w:val="00B55A03"/>
    <w:rsid w:val="00B5791D"/>
    <w:rsid w:val="00B57A90"/>
    <w:rsid w:val="00B57E5F"/>
    <w:rsid w:val="00B626AC"/>
    <w:rsid w:val="00B6272C"/>
    <w:rsid w:val="00B64C3B"/>
    <w:rsid w:val="00B651BB"/>
    <w:rsid w:val="00B65358"/>
    <w:rsid w:val="00B65398"/>
    <w:rsid w:val="00B657CD"/>
    <w:rsid w:val="00B65C23"/>
    <w:rsid w:val="00B65F85"/>
    <w:rsid w:val="00B6738B"/>
    <w:rsid w:val="00B70A48"/>
    <w:rsid w:val="00B7174F"/>
    <w:rsid w:val="00B720B2"/>
    <w:rsid w:val="00B72B8E"/>
    <w:rsid w:val="00B733E5"/>
    <w:rsid w:val="00B7364C"/>
    <w:rsid w:val="00B73AF4"/>
    <w:rsid w:val="00B74B81"/>
    <w:rsid w:val="00B74B83"/>
    <w:rsid w:val="00B75154"/>
    <w:rsid w:val="00B754E1"/>
    <w:rsid w:val="00B76F6F"/>
    <w:rsid w:val="00B77153"/>
    <w:rsid w:val="00B77342"/>
    <w:rsid w:val="00B7F23B"/>
    <w:rsid w:val="00B80BC9"/>
    <w:rsid w:val="00B82C2D"/>
    <w:rsid w:val="00B836B0"/>
    <w:rsid w:val="00B851CB"/>
    <w:rsid w:val="00B855E2"/>
    <w:rsid w:val="00B861D0"/>
    <w:rsid w:val="00B865A5"/>
    <w:rsid w:val="00B876A6"/>
    <w:rsid w:val="00B8782C"/>
    <w:rsid w:val="00B87905"/>
    <w:rsid w:val="00B87B28"/>
    <w:rsid w:val="00B87BF9"/>
    <w:rsid w:val="00B92373"/>
    <w:rsid w:val="00B93988"/>
    <w:rsid w:val="00B93F0B"/>
    <w:rsid w:val="00B94A1C"/>
    <w:rsid w:val="00B950B8"/>
    <w:rsid w:val="00B9599C"/>
    <w:rsid w:val="00B968F6"/>
    <w:rsid w:val="00BA0A7F"/>
    <w:rsid w:val="00BA1BB0"/>
    <w:rsid w:val="00BA2199"/>
    <w:rsid w:val="00BA296F"/>
    <w:rsid w:val="00BA2B90"/>
    <w:rsid w:val="00BA3A12"/>
    <w:rsid w:val="00BA4914"/>
    <w:rsid w:val="00BA4A4B"/>
    <w:rsid w:val="00BA632E"/>
    <w:rsid w:val="00BB140C"/>
    <w:rsid w:val="00BB1B19"/>
    <w:rsid w:val="00BB366B"/>
    <w:rsid w:val="00BB5A01"/>
    <w:rsid w:val="00BB6274"/>
    <w:rsid w:val="00BB6685"/>
    <w:rsid w:val="00BB68BD"/>
    <w:rsid w:val="00BB6A94"/>
    <w:rsid w:val="00BC00D1"/>
    <w:rsid w:val="00BC0C95"/>
    <w:rsid w:val="00BC0F53"/>
    <w:rsid w:val="00BC1997"/>
    <w:rsid w:val="00BC2EF1"/>
    <w:rsid w:val="00BC32F5"/>
    <w:rsid w:val="00BC3844"/>
    <w:rsid w:val="00BC45EB"/>
    <w:rsid w:val="00BC49F7"/>
    <w:rsid w:val="00BC54DB"/>
    <w:rsid w:val="00BC5719"/>
    <w:rsid w:val="00BC5B07"/>
    <w:rsid w:val="00BC61D7"/>
    <w:rsid w:val="00BC63BD"/>
    <w:rsid w:val="00BC6872"/>
    <w:rsid w:val="00BC7E08"/>
    <w:rsid w:val="00BD27FB"/>
    <w:rsid w:val="00BD2903"/>
    <w:rsid w:val="00BD3256"/>
    <w:rsid w:val="00BD4080"/>
    <w:rsid w:val="00BD4693"/>
    <w:rsid w:val="00BD5006"/>
    <w:rsid w:val="00BD5ACB"/>
    <w:rsid w:val="00BD5B19"/>
    <w:rsid w:val="00BD5B1D"/>
    <w:rsid w:val="00BD5E0D"/>
    <w:rsid w:val="00BD6AF8"/>
    <w:rsid w:val="00BD75FD"/>
    <w:rsid w:val="00BD7C18"/>
    <w:rsid w:val="00BD7F51"/>
    <w:rsid w:val="00BE0419"/>
    <w:rsid w:val="00BE058D"/>
    <w:rsid w:val="00BE06C0"/>
    <w:rsid w:val="00BE16F4"/>
    <w:rsid w:val="00BE19C2"/>
    <w:rsid w:val="00BE2BEE"/>
    <w:rsid w:val="00BE2FAA"/>
    <w:rsid w:val="00BE3D2F"/>
    <w:rsid w:val="00BE3FE1"/>
    <w:rsid w:val="00BE4342"/>
    <w:rsid w:val="00BE507A"/>
    <w:rsid w:val="00BE6126"/>
    <w:rsid w:val="00BE6242"/>
    <w:rsid w:val="00BE6621"/>
    <w:rsid w:val="00BE6DA8"/>
    <w:rsid w:val="00BE7A7D"/>
    <w:rsid w:val="00BE7CA9"/>
    <w:rsid w:val="00BF07F4"/>
    <w:rsid w:val="00BF0EDB"/>
    <w:rsid w:val="00BF10EB"/>
    <w:rsid w:val="00BF1BE7"/>
    <w:rsid w:val="00BF1C57"/>
    <w:rsid w:val="00BF3765"/>
    <w:rsid w:val="00BF38CB"/>
    <w:rsid w:val="00BF4001"/>
    <w:rsid w:val="00BF4B9A"/>
    <w:rsid w:val="00BF59F2"/>
    <w:rsid w:val="00BF5B29"/>
    <w:rsid w:val="00BF601C"/>
    <w:rsid w:val="00BF6023"/>
    <w:rsid w:val="00BF69DD"/>
    <w:rsid w:val="00BFB19B"/>
    <w:rsid w:val="00C00394"/>
    <w:rsid w:val="00C00519"/>
    <w:rsid w:val="00C00630"/>
    <w:rsid w:val="00C00892"/>
    <w:rsid w:val="00C021E3"/>
    <w:rsid w:val="00C0236F"/>
    <w:rsid w:val="00C03616"/>
    <w:rsid w:val="00C04510"/>
    <w:rsid w:val="00C06B2D"/>
    <w:rsid w:val="00C0730B"/>
    <w:rsid w:val="00C07741"/>
    <w:rsid w:val="00C1055C"/>
    <w:rsid w:val="00C106D2"/>
    <w:rsid w:val="00C12886"/>
    <w:rsid w:val="00C1295B"/>
    <w:rsid w:val="00C12A76"/>
    <w:rsid w:val="00C13FFB"/>
    <w:rsid w:val="00C15CFD"/>
    <w:rsid w:val="00C15F5E"/>
    <w:rsid w:val="00C1639F"/>
    <w:rsid w:val="00C1704E"/>
    <w:rsid w:val="00C170FE"/>
    <w:rsid w:val="00C1744C"/>
    <w:rsid w:val="00C1792A"/>
    <w:rsid w:val="00C21325"/>
    <w:rsid w:val="00C240AB"/>
    <w:rsid w:val="00C24831"/>
    <w:rsid w:val="00C24A35"/>
    <w:rsid w:val="00C2612E"/>
    <w:rsid w:val="00C31C6A"/>
    <w:rsid w:val="00C324D9"/>
    <w:rsid w:val="00C3292B"/>
    <w:rsid w:val="00C32DFC"/>
    <w:rsid w:val="00C33F9C"/>
    <w:rsid w:val="00C347C2"/>
    <w:rsid w:val="00C34CCE"/>
    <w:rsid w:val="00C35B1B"/>
    <w:rsid w:val="00C361A7"/>
    <w:rsid w:val="00C36782"/>
    <w:rsid w:val="00C37C27"/>
    <w:rsid w:val="00C4029C"/>
    <w:rsid w:val="00C40DC6"/>
    <w:rsid w:val="00C41750"/>
    <w:rsid w:val="00C42275"/>
    <w:rsid w:val="00C43E9C"/>
    <w:rsid w:val="00C4484B"/>
    <w:rsid w:val="00C44E0E"/>
    <w:rsid w:val="00C451A7"/>
    <w:rsid w:val="00C459C3"/>
    <w:rsid w:val="00C45E00"/>
    <w:rsid w:val="00C460B7"/>
    <w:rsid w:val="00C46737"/>
    <w:rsid w:val="00C46AA3"/>
    <w:rsid w:val="00C46D8F"/>
    <w:rsid w:val="00C46EC0"/>
    <w:rsid w:val="00C477FE"/>
    <w:rsid w:val="00C503DA"/>
    <w:rsid w:val="00C5113F"/>
    <w:rsid w:val="00C51256"/>
    <w:rsid w:val="00C51320"/>
    <w:rsid w:val="00C52C6F"/>
    <w:rsid w:val="00C53A54"/>
    <w:rsid w:val="00C5529D"/>
    <w:rsid w:val="00C561B6"/>
    <w:rsid w:val="00C56760"/>
    <w:rsid w:val="00C572EE"/>
    <w:rsid w:val="00C574CF"/>
    <w:rsid w:val="00C6043D"/>
    <w:rsid w:val="00C609EF"/>
    <w:rsid w:val="00C61C6F"/>
    <w:rsid w:val="00C62782"/>
    <w:rsid w:val="00C63640"/>
    <w:rsid w:val="00C6389A"/>
    <w:rsid w:val="00C65EE5"/>
    <w:rsid w:val="00C71DE4"/>
    <w:rsid w:val="00C73585"/>
    <w:rsid w:val="00C736B2"/>
    <w:rsid w:val="00C74A39"/>
    <w:rsid w:val="00C75463"/>
    <w:rsid w:val="00C75945"/>
    <w:rsid w:val="00C75C51"/>
    <w:rsid w:val="00C76833"/>
    <w:rsid w:val="00C774C7"/>
    <w:rsid w:val="00C8049A"/>
    <w:rsid w:val="00C80808"/>
    <w:rsid w:val="00C81721"/>
    <w:rsid w:val="00C81DD2"/>
    <w:rsid w:val="00C81F84"/>
    <w:rsid w:val="00C822C8"/>
    <w:rsid w:val="00C82AD1"/>
    <w:rsid w:val="00C82B79"/>
    <w:rsid w:val="00C83EED"/>
    <w:rsid w:val="00C8485E"/>
    <w:rsid w:val="00C84941"/>
    <w:rsid w:val="00C860E7"/>
    <w:rsid w:val="00C8677B"/>
    <w:rsid w:val="00C8777E"/>
    <w:rsid w:val="00C87A84"/>
    <w:rsid w:val="00C90E51"/>
    <w:rsid w:val="00C910F9"/>
    <w:rsid w:val="00C91D70"/>
    <w:rsid w:val="00C945CB"/>
    <w:rsid w:val="00C94711"/>
    <w:rsid w:val="00C958DB"/>
    <w:rsid w:val="00C97554"/>
    <w:rsid w:val="00CA0321"/>
    <w:rsid w:val="00CA07F7"/>
    <w:rsid w:val="00CA0CFF"/>
    <w:rsid w:val="00CA13EB"/>
    <w:rsid w:val="00CA1CCA"/>
    <w:rsid w:val="00CA22DA"/>
    <w:rsid w:val="00CA41E7"/>
    <w:rsid w:val="00CA4F8E"/>
    <w:rsid w:val="00CA6710"/>
    <w:rsid w:val="00CA6DBD"/>
    <w:rsid w:val="00CA7D88"/>
    <w:rsid w:val="00CA7F63"/>
    <w:rsid w:val="00CB00EB"/>
    <w:rsid w:val="00CB182D"/>
    <w:rsid w:val="00CB193D"/>
    <w:rsid w:val="00CB28E1"/>
    <w:rsid w:val="00CB2B43"/>
    <w:rsid w:val="00CB3953"/>
    <w:rsid w:val="00CB397E"/>
    <w:rsid w:val="00CB4C2D"/>
    <w:rsid w:val="00CB5192"/>
    <w:rsid w:val="00CC08CF"/>
    <w:rsid w:val="00CC203E"/>
    <w:rsid w:val="00CC3783"/>
    <w:rsid w:val="00CC39EA"/>
    <w:rsid w:val="00CC43FF"/>
    <w:rsid w:val="00CC4E0E"/>
    <w:rsid w:val="00CC510F"/>
    <w:rsid w:val="00CC5A79"/>
    <w:rsid w:val="00CC5C4A"/>
    <w:rsid w:val="00CC601F"/>
    <w:rsid w:val="00CC6A88"/>
    <w:rsid w:val="00CC6D31"/>
    <w:rsid w:val="00CC748C"/>
    <w:rsid w:val="00CD0679"/>
    <w:rsid w:val="00CD11FD"/>
    <w:rsid w:val="00CD1C10"/>
    <w:rsid w:val="00CD31C4"/>
    <w:rsid w:val="00CD3568"/>
    <w:rsid w:val="00CD357A"/>
    <w:rsid w:val="00CD3627"/>
    <w:rsid w:val="00CD4613"/>
    <w:rsid w:val="00CD6BD7"/>
    <w:rsid w:val="00CD9F5C"/>
    <w:rsid w:val="00CE0340"/>
    <w:rsid w:val="00CE044A"/>
    <w:rsid w:val="00CE075F"/>
    <w:rsid w:val="00CE12F3"/>
    <w:rsid w:val="00CE2ABD"/>
    <w:rsid w:val="00CE3519"/>
    <w:rsid w:val="00CE4865"/>
    <w:rsid w:val="00CE5987"/>
    <w:rsid w:val="00CE683C"/>
    <w:rsid w:val="00CE6966"/>
    <w:rsid w:val="00CF010D"/>
    <w:rsid w:val="00CF0A6F"/>
    <w:rsid w:val="00CF270C"/>
    <w:rsid w:val="00CF3A93"/>
    <w:rsid w:val="00CF3BB6"/>
    <w:rsid w:val="00CF478D"/>
    <w:rsid w:val="00CF578A"/>
    <w:rsid w:val="00CF57D3"/>
    <w:rsid w:val="00CF5DC9"/>
    <w:rsid w:val="00CF6B74"/>
    <w:rsid w:val="00CF7EBD"/>
    <w:rsid w:val="00D0002B"/>
    <w:rsid w:val="00D00A86"/>
    <w:rsid w:val="00D01321"/>
    <w:rsid w:val="00D0253E"/>
    <w:rsid w:val="00D025B7"/>
    <w:rsid w:val="00D0299E"/>
    <w:rsid w:val="00D0375E"/>
    <w:rsid w:val="00D03E8B"/>
    <w:rsid w:val="00D043C8"/>
    <w:rsid w:val="00D0443B"/>
    <w:rsid w:val="00D0469C"/>
    <w:rsid w:val="00D04D11"/>
    <w:rsid w:val="00D0575F"/>
    <w:rsid w:val="00D060D4"/>
    <w:rsid w:val="00D06E77"/>
    <w:rsid w:val="00D07AF7"/>
    <w:rsid w:val="00D07E35"/>
    <w:rsid w:val="00D110A9"/>
    <w:rsid w:val="00D1189B"/>
    <w:rsid w:val="00D12E08"/>
    <w:rsid w:val="00D13492"/>
    <w:rsid w:val="00D138C3"/>
    <w:rsid w:val="00D13C05"/>
    <w:rsid w:val="00D13F54"/>
    <w:rsid w:val="00D13FE1"/>
    <w:rsid w:val="00D141F5"/>
    <w:rsid w:val="00D1441F"/>
    <w:rsid w:val="00D15018"/>
    <w:rsid w:val="00D150E1"/>
    <w:rsid w:val="00D16670"/>
    <w:rsid w:val="00D17540"/>
    <w:rsid w:val="00D2002C"/>
    <w:rsid w:val="00D20636"/>
    <w:rsid w:val="00D2065F"/>
    <w:rsid w:val="00D20672"/>
    <w:rsid w:val="00D2101F"/>
    <w:rsid w:val="00D2266C"/>
    <w:rsid w:val="00D2422D"/>
    <w:rsid w:val="00D24AD0"/>
    <w:rsid w:val="00D24E7B"/>
    <w:rsid w:val="00D25435"/>
    <w:rsid w:val="00D30914"/>
    <w:rsid w:val="00D30D23"/>
    <w:rsid w:val="00D30E2E"/>
    <w:rsid w:val="00D319BB"/>
    <w:rsid w:val="00D32C77"/>
    <w:rsid w:val="00D32D66"/>
    <w:rsid w:val="00D34027"/>
    <w:rsid w:val="00D3408A"/>
    <w:rsid w:val="00D3413B"/>
    <w:rsid w:val="00D349BF"/>
    <w:rsid w:val="00D34A34"/>
    <w:rsid w:val="00D35670"/>
    <w:rsid w:val="00D35A3D"/>
    <w:rsid w:val="00D35CDF"/>
    <w:rsid w:val="00D36289"/>
    <w:rsid w:val="00D3631D"/>
    <w:rsid w:val="00D3648C"/>
    <w:rsid w:val="00D41A10"/>
    <w:rsid w:val="00D41A19"/>
    <w:rsid w:val="00D42A49"/>
    <w:rsid w:val="00D42E2C"/>
    <w:rsid w:val="00D453A1"/>
    <w:rsid w:val="00D46CAA"/>
    <w:rsid w:val="00D47AEF"/>
    <w:rsid w:val="00D47B9A"/>
    <w:rsid w:val="00D5020E"/>
    <w:rsid w:val="00D50384"/>
    <w:rsid w:val="00D5057C"/>
    <w:rsid w:val="00D52B33"/>
    <w:rsid w:val="00D53244"/>
    <w:rsid w:val="00D5372C"/>
    <w:rsid w:val="00D53F06"/>
    <w:rsid w:val="00D541D5"/>
    <w:rsid w:val="00D54FC7"/>
    <w:rsid w:val="00D55096"/>
    <w:rsid w:val="00D567A5"/>
    <w:rsid w:val="00D56A34"/>
    <w:rsid w:val="00D57100"/>
    <w:rsid w:val="00D57549"/>
    <w:rsid w:val="00D60E97"/>
    <w:rsid w:val="00D61AFA"/>
    <w:rsid w:val="00D62363"/>
    <w:rsid w:val="00D62DFD"/>
    <w:rsid w:val="00D63D36"/>
    <w:rsid w:val="00D655A7"/>
    <w:rsid w:val="00D67E79"/>
    <w:rsid w:val="00D70AB2"/>
    <w:rsid w:val="00D71F09"/>
    <w:rsid w:val="00D7322D"/>
    <w:rsid w:val="00D74D7D"/>
    <w:rsid w:val="00D75EC8"/>
    <w:rsid w:val="00D770B4"/>
    <w:rsid w:val="00D77491"/>
    <w:rsid w:val="00D77CF9"/>
    <w:rsid w:val="00D81494"/>
    <w:rsid w:val="00D82064"/>
    <w:rsid w:val="00D82D6F"/>
    <w:rsid w:val="00D83872"/>
    <w:rsid w:val="00D84C9D"/>
    <w:rsid w:val="00D860A3"/>
    <w:rsid w:val="00D870AC"/>
    <w:rsid w:val="00D873E7"/>
    <w:rsid w:val="00D87F01"/>
    <w:rsid w:val="00D92943"/>
    <w:rsid w:val="00D93751"/>
    <w:rsid w:val="00D938D7"/>
    <w:rsid w:val="00D9548B"/>
    <w:rsid w:val="00D962D7"/>
    <w:rsid w:val="00D96756"/>
    <w:rsid w:val="00D967EE"/>
    <w:rsid w:val="00D96EB3"/>
    <w:rsid w:val="00DA0CDC"/>
    <w:rsid w:val="00DA1CA3"/>
    <w:rsid w:val="00DA390A"/>
    <w:rsid w:val="00DA3D49"/>
    <w:rsid w:val="00DA42FB"/>
    <w:rsid w:val="00DA586A"/>
    <w:rsid w:val="00DA6791"/>
    <w:rsid w:val="00DA6FFA"/>
    <w:rsid w:val="00DB0318"/>
    <w:rsid w:val="00DB2509"/>
    <w:rsid w:val="00DB29F7"/>
    <w:rsid w:val="00DB52CF"/>
    <w:rsid w:val="00DB5F43"/>
    <w:rsid w:val="00DB6E4B"/>
    <w:rsid w:val="00DC03A1"/>
    <w:rsid w:val="00DC0C39"/>
    <w:rsid w:val="00DC0F14"/>
    <w:rsid w:val="00DC102D"/>
    <w:rsid w:val="00DC19AF"/>
    <w:rsid w:val="00DC4CE0"/>
    <w:rsid w:val="00DC5AF1"/>
    <w:rsid w:val="00DC7A28"/>
    <w:rsid w:val="00DC7B35"/>
    <w:rsid w:val="00DD1124"/>
    <w:rsid w:val="00DD1693"/>
    <w:rsid w:val="00DD2539"/>
    <w:rsid w:val="00DD3F14"/>
    <w:rsid w:val="00DD4886"/>
    <w:rsid w:val="00DD545B"/>
    <w:rsid w:val="00DD64AD"/>
    <w:rsid w:val="00DD6F94"/>
    <w:rsid w:val="00DD7976"/>
    <w:rsid w:val="00DE0102"/>
    <w:rsid w:val="00DE0202"/>
    <w:rsid w:val="00DE0A7C"/>
    <w:rsid w:val="00DE1210"/>
    <w:rsid w:val="00DE18E1"/>
    <w:rsid w:val="00DE23F4"/>
    <w:rsid w:val="00DE32A4"/>
    <w:rsid w:val="00DE3C1E"/>
    <w:rsid w:val="00DE44A6"/>
    <w:rsid w:val="00DE5923"/>
    <w:rsid w:val="00DE59CB"/>
    <w:rsid w:val="00DE64AE"/>
    <w:rsid w:val="00DE6E54"/>
    <w:rsid w:val="00DF0436"/>
    <w:rsid w:val="00DF1A71"/>
    <w:rsid w:val="00DF3C91"/>
    <w:rsid w:val="00DF49B9"/>
    <w:rsid w:val="00DF58CA"/>
    <w:rsid w:val="00DF6AA6"/>
    <w:rsid w:val="00DF6E76"/>
    <w:rsid w:val="00DF6FB1"/>
    <w:rsid w:val="00DF7213"/>
    <w:rsid w:val="00DF78FE"/>
    <w:rsid w:val="00E01DD7"/>
    <w:rsid w:val="00E02226"/>
    <w:rsid w:val="00E023BF"/>
    <w:rsid w:val="00E03272"/>
    <w:rsid w:val="00E037B8"/>
    <w:rsid w:val="00E0422C"/>
    <w:rsid w:val="00E05423"/>
    <w:rsid w:val="00E05B44"/>
    <w:rsid w:val="00E060A0"/>
    <w:rsid w:val="00E06D1C"/>
    <w:rsid w:val="00E06E6F"/>
    <w:rsid w:val="00E11384"/>
    <w:rsid w:val="00E11BCD"/>
    <w:rsid w:val="00E12CF1"/>
    <w:rsid w:val="00E135B0"/>
    <w:rsid w:val="00E141ED"/>
    <w:rsid w:val="00E14926"/>
    <w:rsid w:val="00E156E1"/>
    <w:rsid w:val="00E1671C"/>
    <w:rsid w:val="00E16F7C"/>
    <w:rsid w:val="00E174B8"/>
    <w:rsid w:val="00E2048D"/>
    <w:rsid w:val="00E220BC"/>
    <w:rsid w:val="00E22638"/>
    <w:rsid w:val="00E23EF3"/>
    <w:rsid w:val="00E2500B"/>
    <w:rsid w:val="00E255D3"/>
    <w:rsid w:val="00E25A64"/>
    <w:rsid w:val="00E26491"/>
    <w:rsid w:val="00E30BED"/>
    <w:rsid w:val="00E30CFE"/>
    <w:rsid w:val="00E31C9B"/>
    <w:rsid w:val="00E32DDB"/>
    <w:rsid w:val="00E342D5"/>
    <w:rsid w:val="00E3464E"/>
    <w:rsid w:val="00E35F69"/>
    <w:rsid w:val="00E364D1"/>
    <w:rsid w:val="00E36ECC"/>
    <w:rsid w:val="00E41A8B"/>
    <w:rsid w:val="00E42620"/>
    <w:rsid w:val="00E42D61"/>
    <w:rsid w:val="00E43431"/>
    <w:rsid w:val="00E452A7"/>
    <w:rsid w:val="00E45E3F"/>
    <w:rsid w:val="00E4706F"/>
    <w:rsid w:val="00E50047"/>
    <w:rsid w:val="00E50CA3"/>
    <w:rsid w:val="00E5323E"/>
    <w:rsid w:val="00E54D41"/>
    <w:rsid w:val="00E55E39"/>
    <w:rsid w:val="00E56157"/>
    <w:rsid w:val="00E56D74"/>
    <w:rsid w:val="00E57A6A"/>
    <w:rsid w:val="00E60B8F"/>
    <w:rsid w:val="00E60E04"/>
    <w:rsid w:val="00E61D1D"/>
    <w:rsid w:val="00E63450"/>
    <w:rsid w:val="00E65120"/>
    <w:rsid w:val="00E666DB"/>
    <w:rsid w:val="00E6693E"/>
    <w:rsid w:val="00E67014"/>
    <w:rsid w:val="00E67824"/>
    <w:rsid w:val="00E67946"/>
    <w:rsid w:val="00E70303"/>
    <w:rsid w:val="00E71113"/>
    <w:rsid w:val="00E719F6"/>
    <w:rsid w:val="00E727BE"/>
    <w:rsid w:val="00E72A65"/>
    <w:rsid w:val="00E7322E"/>
    <w:rsid w:val="00E73EA8"/>
    <w:rsid w:val="00E740E5"/>
    <w:rsid w:val="00E744A0"/>
    <w:rsid w:val="00E76DDC"/>
    <w:rsid w:val="00E76E30"/>
    <w:rsid w:val="00E774B8"/>
    <w:rsid w:val="00E802F2"/>
    <w:rsid w:val="00E815B7"/>
    <w:rsid w:val="00E81663"/>
    <w:rsid w:val="00E81CF8"/>
    <w:rsid w:val="00E82125"/>
    <w:rsid w:val="00E851AD"/>
    <w:rsid w:val="00E85891"/>
    <w:rsid w:val="00E85D12"/>
    <w:rsid w:val="00E85D9D"/>
    <w:rsid w:val="00E87748"/>
    <w:rsid w:val="00E90665"/>
    <w:rsid w:val="00E907F0"/>
    <w:rsid w:val="00E912D8"/>
    <w:rsid w:val="00E92B09"/>
    <w:rsid w:val="00E94060"/>
    <w:rsid w:val="00E943CA"/>
    <w:rsid w:val="00E951B5"/>
    <w:rsid w:val="00E954C7"/>
    <w:rsid w:val="00E956A9"/>
    <w:rsid w:val="00E957F1"/>
    <w:rsid w:val="00E95D4D"/>
    <w:rsid w:val="00E96767"/>
    <w:rsid w:val="00E96DB5"/>
    <w:rsid w:val="00E9717D"/>
    <w:rsid w:val="00E97B3B"/>
    <w:rsid w:val="00EA099F"/>
    <w:rsid w:val="00EA0DD9"/>
    <w:rsid w:val="00EA186F"/>
    <w:rsid w:val="00EA2065"/>
    <w:rsid w:val="00EA20DA"/>
    <w:rsid w:val="00EA2228"/>
    <w:rsid w:val="00EA256C"/>
    <w:rsid w:val="00EA2DA3"/>
    <w:rsid w:val="00EA2EF1"/>
    <w:rsid w:val="00EA445A"/>
    <w:rsid w:val="00EA4CC2"/>
    <w:rsid w:val="00EA4DCE"/>
    <w:rsid w:val="00EA5574"/>
    <w:rsid w:val="00EA5DA9"/>
    <w:rsid w:val="00EA5F76"/>
    <w:rsid w:val="00EB0197"/>
    <w:rsid w:val="00EB03E1"/>
    <w:rsid w:val="00EB39FC"/>
    <w:rsid w:val="00EB4B69"/>
    <w:rsid w:val="00EB51E0"/>
    <w:rsid w:val="00EB5B07"/>
    <w:rsid w:val="00EB5B33"/>
    <w:rsid w:val="00EB5CBE"/>
    <w:rsid w:val="00EB6239"/>
    <w:rsid w:val="00EB637E"/>
    <w:rsid w:val="00EB7372"/>
    <w:rsid w:val="00EC06E9"/>
    <w:rsid w:val="00EC1396"/>
    <w:rsid w:val="00EC13C6"/>
    <w:rsid w:val="00EC165D"/>
    <w:rsid w:val="00EC17D8"/>
    <w:rsid w:val="00EC3423"/>
    <w:rsid w:val="00EC3694"/>
    <w:rsid w:val="00EC3D7B"/>
    <w:rsid w:val="00EC3E4B"/>
    <w:rsid w:val="00EC40A1"/>
    <w:rsid w:val="00EC54D1"/>
    <w:rsid w:val="00EC550C"/>
    <w:rsid w:val="00EC62E7"/>
    <w:rsid w:val="00ED02A4"/>
    <w:rsid w:val="00ED032E"/>
    <w:rsid w:val="00ED381A"/>
    <w:rsid w:val="00ED395E"/>
    <w:rsid w:val="00ED44AD"/>
    <w:rsid w:val="00ED547B"/>
    <w:rsid w:val="00ED5994"/>
    <w:rsid w:val="00ED59F4"/>
    <w:rsid w:val="00ED5D63"/>
    <w:rsid w:val="00ED6062"/>
    <w:rsid w:val="00ED62B6"/>
    <w:rsid w:val="00EE00DD"/>
    <w:rsid w:val="00EE073C"/>
    <w:rsid w:val="00EE0FA3"/>
    <w:rsid w:val="00EE1795"/>
    <w:rsid w:val="00EE191F"/>
    <w:rsid w:val="00EE1FEA"/>
    <w:rsid w:val="00EE21B3"/>
    <w:rsid w:val="00EE23C0"/>
    <w:rsid w:val="00EE2897"/>
    <w:rsid w:val="00EE2FB0"/>
    <w:rsid w:val="00EE33AE"/>
    <w:rsid w:val="00EE3628"/>
    <w:rsid w:val="00EE418E"/>
    <w:rsid w:val="00EE56B6"/>
    <w:rsid w:val="00EE5CB4"/>
    <w:rsid w:val="00EE7E0B"/>
    <w:rsid w:val="00EF0D8B"/>
    <w:rsid w:val="00EF1B40"/>
    <w:rsid w:val="00EF1D11"/>
    <w:rsid w:val="00EF279A"/>
    <w:rsid w:val="00EF42C2"/>
    <w:rsid w:val="00EF63B8"/>
    <w:rsid w:val="00EF681D"/>
    <w:rsid w:val="00EF6C81"/>
    <w:rsid w:val="00EF6F20"/>
    <w:rsid w:val="00EF7238"/>
    <w:rsid w:val="00EF78F7"/>
    <w:rsid w:val="00F00380"/>
    <w:rsid w:val="00F006C9"/>
    <w:rsid w:val="00F00877"/>
    <w:rsid w:val="00F00A5A"/>
    <w:rsid w:val="00F01191"/>
    <w:rsid w:val="00F01650"/>
    <w:rsid w:val="00F0223F"/>
    <w:rsid w:val="00F0312A"/>
    <w:rsid w:val="00F03864"/>
    <w:rsid w:val="00F04D77"/>
    <w:rsid w:val="00F056A2"/>
    <w:rsid w:val="00F060B6"/>
    <w:rsid w:val="00F062E6"/>
    <w:rsid w:val="00F06363"/>
    <w:rsid w:val="00F06790"/>
    <w:rsid w:val="00F06AB2"/>
    <w:rsid w:val="00F07280"/>
    <w:rsid w:val="00F07C04"/>
    <w:rsid w:val="00F07FA8"/>
    <w:rsid w:val="00F07FC0"/>
    <w:rsid w:val="00F10DE1"/>
    <w:rsid w:val="00F11429"/>
    <w:rsid w:val="00F11B7E"/>
    <w:rsid w:val="00F1268C"/>
    <w:rsid w:val="00F126CE"/>
    <w:rsid w:val="00F12CB5"/>
    <w:rsid w:val="00F1353E"/>
    <w:rsid w:val="00F13BE9"/>
    <w:rsid w:val="00F13ED6"/>
    <w:rsid w:val="00F143DA"/>
    <w:rsid w:val="00F15F01"/>
    <w:rsid w:val="00F16B7C"/>
    <w:rsid w:val="00F1717A"/>
    <w:rsid w:val="00F17FD0"/>
    <w:rsid w:val="00F2071E"/>
    <w:rsid w:val="00F20B56"/>
    <w:rsid w:val="00F22DE2"/>
    <w:rsid w:val="00F2428E"/>
    <w:rsid w:val="00F24B2B"/>
    <w:rsid w:val="00F26FF6"/>
    <w:rsid w:val="00F306D9"/>
    <w:rsid w:val="00F31A4D"/>
    <w:rsid w:val="00F322EA"/>
    <w:rsid w:val="00F347A6"/>
    <w:rsid w:val="00F34F26"/>
    <w:rsid w:val="00F364DB"/>
    <w:rsid w:val="00F36B70"/>
    <w:rsid w:val="00F36F35"/>
    <w:rsid w:val="00F3713A"/>
    <w:rsid w:val="00F378A3"/>
    <w:rsid w:val="00F4022D"/>
    <w:rsid w:val="00F4176D"/>
    <w:rsid w:val="00F4191A"/>
    <w:rsid w:val="00F41BD8"/>
    <w:rsid w:val="00F425D1"/>
    <w:rsid w:val="00F43840"/>
    <w:rsid w:val="00F47415"/>
    <w:rsid w:val="00F47716"/>
    <w:rsid w:val="00F5094D"/>
    <w:rsid w:val="00F50A6D"/>
    <w:rsid w:val="00F50F11"/>
    <w:rsid w:val="00F519F6"/>
    <w:rsid w:val="00F520AE"/>
    <w:rsid w:val="00F54DB0"/>
    <w:rsid w:val="00F55946"/>
    <w:rsid w:val="00F56027"/>
    <w:rsid w:val="00F56468"/>
    <w:rsid w:val="00F56479"/>
    <w:rsid w:val="00F564DF"/>
    <w:rsid w:val="00F56B79"/>
    <w:rsid w:val="00F56DB5"/>
    <w:rsid w:val="00F56F41"/>
    <w:rsid w:val="00F5700B"/>
    <w:rsid w:val="00F5750B"/>
    <w:rsid w:val="00F575C3"/>
    <w:rsid w:val="00F57681"/>
    <w:rsid w:val="00F576FE"/>
    <w:rsid w:val="00F607EC"/>
    <w:rsid w:val="00F60FB6"/>
    <w:rsid w:val="00F61391"/>
    <w:rsid w:val="00F613C9"/>
    <w:rsid w:val="00F620BA"/>
    <w:rsid w:val="00F62B8F"/>
    <w:rsid w:val="00F62E8E"/>
    <w:rsid w:val="00F62FF6"/>
    <w:rsid w:val="00F642DA"/>
    <w:rsid w:val="00F652D7"/>
    <w:rsid w:val="00F673E5"/>
    <w:rsid w:val="00F67E46"/>
    <w:rsid w:val="00F70280"/>
    <w:rsid w:val="00F717D1"/>
    <w:rsid w:val="00F717EE"/>
    <w:rsid w:val="00F71F01"/>
    <w:rsid w:val="00F72476"/>
    <w:rsid w:val="00F72802"/>
    <w:rsid w:val="00F72921"/>
    <w:rsid w:val="00F73936"/>
    <w:rsid w:val="00F73A26"/>
    <w:rsid w:val="00F772FB"/>
    <w:rsid w:val="00F7765F"/>
    <w:rsid w:val="00F8111B"/>
    <w:rsid w:val="00F8111D"/>
    <w:rsid w:val="00F81A21"/>
    <w:rsid w:val="00F8204D"/>
    <w:rsid w:val="00F82DB4"/>
    <w:rsid w:val="00F82EEF"/>
    <w:rsid w:val="00F85FC9"/>
    <w:rsid w:val="00F86197"/>
    <w:rsid w:val="00F8664F"/>
    <w:rsid w:val="00F86C23"/>
    <w:rsid w:val="00F90B20"/>
    <w:rsid w:val="00F911C2"/>
    <w:rsid w:val="00F915C4"/>
    <w:rsid w:val="00F93B5B"/>
    <w:rsid w:val="00F93E4A"/>
    <w:rsid w:val="00F93F25"/>
    <w:rsid w:val="00F944CD"/>
    <w:rsid w:val="00F94929"/>
    <w:rsid w:val="00F95619"/>
    <w:rsid w:val="00F95B10"/>
    <w:rsid w:val="00F968C7"/>
    <w:rsid w:val="00FA1626"/>
    <w:rsid w:val="00FA1632"/>
    <w:rsid w:val="00FA313D"/>
    <w:rsid w:val="00FA3C9F"/>
    <w:rsid w:val="00FA43E4"/>
    <w:rsid w:val="00FA49AE"/>
    <w:rsid w:val="00FA4DE0"/>
    <w:rsid w:val="00FA5DC1"/>
    <w:rsid w:val="00FA61BA"/>
    <w:rsid w:val="00FA6754"/>
    <w:rsid w:val="00FA6E74"/>
    <w:rsid w:val="00FA7119"/>
    <w:rsid w:val="00FA7B40"/>
    <w:rsid w:val="00FB01F5"/>
    <w:rsid w:val="00FB096B"/>
    <w:rsid w:val="00FB09DB"/>
    <w:rsid w:val="00FB1375"/>
    <w:rsid w:val="00FB24F5"/>
    <w:rsid w:val="00FB2952"/>
    <w:rsid w:val="00FB375E"/>
    <w:rsid w:val="00FB421D"/>
    <w:rsid w:val="00FB4462"/>
    <w:rsid w:val="00FB52D4"/>
    <w:rsid w:val="00FB5856"/>
    <w:rsid w:val="00FB615F"/>
    <w:rsid w:val="00FB637A"/>
    <w:rsid w:val="00FB714D"/>
    <w:rsid w:val="00FC013F"/>
    <w:rsid w:val="00FC0FA9"/>
    <w:rsid w:val="00FC11A6"/>
    <w:rsid w:val="00FC3FE6"/>
    <w:rsid w:val="00FC53CF"/>
    <w:rsid w:val="00FC54DF"/>
    <w:rsid w:val="00FC5B6C"/>
    <w:rsid w:val="00FC6192"/>
    <w:rsid w:val="00FC6546"/>
    <w:rsid w:val="00FC6C62"/>
    <w:rsid w:val="00FC75AE"/>
    <w:rsid w:val="00FC77E1"/>
    <w:rsid w:val="00FC7942"/>
    <w:rsid w:val="00FD071A"/>
    <w:rsid w:val="00FD0D3B"/>
    <w:rsid w:val="00FD1972"/>
    <w:rsid w:val="00FD27C4"/>
    <w:rsid w:val="00FD2E20"/>
    <w:rsid w:val="00FD3463"/>
    <w:rsid w:val="00FD3523"/>
    <w:rsid w:val="00FD3B8C"/>
    <w:rsid w:val="00FD43DC"/>
    <w:rsid w:val="00FD48A6"/>
    <w:rsid w:val="00FD4CD1"/>
    <w:rsid w:val="00FD548C"/>
    <w:rsid w:val="00FD6F5D"/>
    <w:rsid w:val="00FD725F"/>
    <w:rsid w:val="00FD73B3"/>
    <w:rsid w:val="00FD759E"/>
    <w:rsid w:val="00FE06B8"/>
    <w:rsid w:val="00FE0941"/>
    <w:rsid w:val="00FE1369"/>
    <w:rsid w:val="00FE2680"/>
    <w:rsid w:val="00FE33AA"/>
    <w:rsid w:val="00FE48E3"/>
    <w:rsid w:val="00FE4EE5"/>
    <w:rsid w:val="00FE5A2E"/>
    <w:rsid w:val="00FE5B40"/>
    <w:rsid w:val="00FE6F90"/>
    <w:rsid w:val="00FE754E"/>
    <w:rsid w:val="00FE7833"/>
    <w:rsid w:val="00FF03C5"/>
    <w:rsid w:val="00FF27A9"/>
    <w:rsid w:val="00FF3548"/>
    <w:rsid w:val="00FF3845"/>
    <w:rsid w:val="00FF3CC6"/>
    <w:rsid w:val="00FF4393"/>
    <w:rsid w:val="00FF51D9"/>
    <w:rsid w:val="00FF539D"/>
    <w:rsid w:val="00FF733B"/>
    <w:rsid w:val="00FF7587"/>
    <w:rsid w:val="00FF7C06"/>
    <w:rsid w:val="0108E15E"/>
    <w:rsid w:val="012D2C75"/>
    <w:rsid w:val="012EDDE8"/>
    <w:rsid w:val="013FDBDF"/>
    <w:rsid w:val="0140C41C"/>
    <w:rsid w:val="017828B1"/>
    <w:rsid w:val="01D7C999"/>
    <w:rsid w:val="01F456D4"/>
    <w:rsid w:val="0200195E"/>
    <w:rsid w:val="02042FA3"/>
    <w:rsid w:val="02116F66"/>
    <w:rsid w:val="0229DCC2"/>
    <w:rsid w:val="0234904D"/>
    <w:rsid w:val="02362F91"/>
    <w:rsid w:val="02713FB3"/>
    <w:rsid w:val="027D7A22"/>
    <w:rsid w:val="0280517F"/>
    <w:rsid w:val="028A6810"/>
    <w:rsid w:val="028B0B60"/>
    <w:rsid w:val="028D3F3E"/>
    <w:rsid w:val="02A18DFF"/>
    <w:rsid w:val="02A3DCFF"/>
    <w:rsid w:val="02A5C58B"/>
    <w:rsid w:val="02ADE679"/>
    <w:rsid w:val="02CA25E6"/>
    <w:rsid w:val="02D1B621"/>
    <w:rsid w:val="02DBC1E4"/>
    <w:rsid w:val="02DE4EAF"/>
    <w:rsid w:val="0317ED64"/>
    <w:rsid w:val="031BA2EE"/>
    <w:rsid w:val="03282A8F"/>
    <w:rsid w:val="033DD1AA"/>
    <w:rsid w:val="0344DA5B"/>
    <w:rsid w:val="034AD309"/>
    <w:rsid w:val="035F35A7"/>
    <w:rsid w:val="0367543E"/>
    <w:rsid w:val="036B42CB"/>
    <w:rsid w:val="0370B8E1"/>
    <w:rsid w:val="0382DC93"/>
    <w:rsid w:val="03840B83"/>
    <w:rsid w:val="0399C4EC"/>
    <w:rsid w:val="039E5873"/>
    <w:rsid w:val="03B1549D"/>
    <w:rsid w:val="03B6994B"/>
    <w:rsid w:val="03CFD9CF"/>
    <w:rsid w:val="03D595C8"/>
    <w:rsid w:val="03D7FCC4"/>
    <w:rsid w:val="03DEA165"/>
    <w:rsid w:val="03DF0B52"/>
    <w:rsid w:val="03E27A81"/>
    <w:rsid w:val="03F21B2E"/>
    <w:rsid w:val="03F777AD"/>
    <w:rsid w:val="040B18DF"/>
    <w:rsid w:val="042CF5FC"/>
    <w:rsid w:val="0449B6DA"/>
    <w:rsid w:val="0451D83C"/>
    <w:rsid w:val="045A5D01"/>
    <w:rsid w:val="046F7C49"/>
    <w:rsid w:val="0475D53D"/>
    <w:rsid w:val="0478422E"/>
    <w:rsid w:val="04959E35"/>
    <w:rsid w:val="049722D7"/>
    <w:rsid w:val="04A2E795"/>
    <w:rsid w:val="04BF5D0B"/>
    <w:rsid w:val="04C99529"/>
    <w:rsid w:val="04CE7C88"/>
    <w:rsid w:val="04D6C95F"/>
    <w:rsid w:val="04DE2E24"/>
    <w:rsid w:val="04E3AA24"/>
    <w:rsid w:val="04F22BBA"/>
    <w:rsid w:val="05124BED"/>
    <w:rsid w:val="051E3358"/>
    <w:rsid w:val="0536E0F5"/>
    <w:rsid w:val="053CB630"/>
    <w:rsid w:val="0554D9BE"/>
    <w:rsid w:val="056C73AA"/>
    <w:rsid w:val="0572FF6F"/>
    <w:rsid w:val="05C47DCC"/>
    <w:rsid w:val="05D119A3"/>
    <w:rsid w:val="05DC4000"/>
    <w:rsid w:val="05EF10EC"/>
    <w:rsid w:val="05F22AD2"/>
    <w:rsid w:val="05F2D4B8"/>
    <w:rsid w:val="062AE7BD"/>
    <w:rsid w:val="062F0FAD"/>
    <w:rsid w:val="0630A86A"/>
    <w:rsid w:val="06313ABC"/>
    <w:rsid w:val="063D85B4"/>
    <w:rsid w:val="064B189A"/>
    <w:rsid w:val="0652BF10"/>
    <w:rsid w:val="0657AD82"/>
    <w:rsid w:val="066E4F2F"/>
    <w:rsid w:val="067261AB"/>
    <w:rsid w:val="069A3191"/>
    <w:rsid w:val="06A91859"/>
    <w:rsid w:val="06C4438C"/>
    <w:rsid w:val="06DD6AEE"/>
    <w:rsid w:val="06E6FC52"/>
    <w:rsid w:val="06E83FEB"/>
    <w:rsid w:val="06FCA6EC"/>
    <w:rsid w:val="072060F3"/>
    <w:rsid w:val="0742B834"/>
    <w:rsid w:val="077B28E0"/>
    <w:rsid w:val="07C5EFD1"/>
    <w:rsid w:val="07D8AE14"/>
    <w:rsid w:val="07D96CCA"/>
    <w:rsid w:val="07EE97E0"/>
    <w:rsid w:val="07FFF688"/>
    <w:rsid w:val="0809BAE9"/>
    <w:rsid w:val="081FE8D9"/>
    <w:rsid w:val="08215EF1"/>
    <w:rsid w:val="08467F38"/>
    <w:rsid w:val="08486AF8"/>
    <w:rsid w:val="08664189"/>
    <w:rsid w:val="0871E8E3"/>
    <w:rsid w:val="08A39E2F"/>
    <w:rsid w:val="08A472AA"/>
    <w:rsid w:val="08AB9D1F"/>
    <w:rsid w:val="08C440EE"/>
    <w:rsid w:val="08C69EBB"/>
    <w:rsid w:val="08C8BBA4"/>
    <w:rsid w:val="08D8F953"/>
    <w:rsid w:val="08E7D289"/>
    <w:rsid w:val="08EC3180"/>
    <w:rsid w:val="08ECC4A7"/>
    <w:rsid w:val="091128F7"/>
    <w:rsid w:val="091136A9"/>
    <w:rsid w:val="09192C48"/>
    <w:rsid w:val="091A3DEA"/>
    <w:rsid w:val="091E7A46"/>
    <w:rsid w:val="092A73E5"/>
    <w:rsid w:val="0934293C"/>
    <w:rsid w:val="093C3782"/>
    <w:rsid w:val="094558AC"/>
    <w:rsid w:val="095036CC"/>
    <w:rsid w:val="09589391"/>
    <w:rsid w:val="095C5C37"/>
    <w:rsid w:val="095EE648"/>
    <w:rsid w:val="0964F219"/>
    <w:rsid w:val="09687AF5"/>
    <w:rsid w:val="09718018"/>
    <w:rsid w:val="0976BC56"/>
    <w:rsid w:val="098C7A2B"/>
    <w:rsid w:val="0998D0E0"/>
    <w:rsid w:val="099F5EC3"/>
    <w:rsid w:val="09ACEFF7"/>
    <w:rsid w:val="09B92498"/>
    <w:rsid w:val="09C2F586"/>
    <w:rsid w:val="09D111DB"/>
    <w:rsid w:val="09F94708"/>
    <w:rsid w:val="0A0AD67E"/>
    <w:rsid w:val="0A19A5B5"/>
    <w:rsid w:val="0A1F78BB"/>
    <w:rsid w:val="0A2D6213"/>
    <w:rsid w:val="0A4BA9DC"/>
    <w:rsid w:val="0A557589"/>
    <w:rsid w:val="0A7B19EF"/>
    <w:rsid w:val="0A93E194"/>
    <w:rsid w:val="0AA664CC"/>
    <w:rsid w:val="0AA9E609"/>
    <w:rsid w:val="0ABF5AC5"/>
    <w:rsid w:val="0AD395B9"/>
    <w:rsid w:val="0ADF1CBA"/>
    <w:rsid w:val="0AE641C0"/>
    <w:rsid w:val="0B0BCE93"/>
    <w:rsid w:val="0B183B61"/>
    <w:rsid w:val="0B22B89D"/>
    <w:rsid w:val="0B29F2F4"/>
    <w:rsid w:val="0B44374A"/>
    <w:rsid w:val="0B495C30"/>
    <w:rsid w:val="0B578D50"/>
    <w:rsid w:val="0B59D3CC"/>
    <w:rsid w:val="0B5CF46D"/>
    <w:rsid w:val="0B6B0A69"/>
    <w:rsid w:val="0B7BDC10"/>
    <w:rsid w:val="0B9EB9E9"/>
    <w:rsid w:val="0BA26EFD"/>
    <w:rsid w:val="0BADE946"/>
    <w:rsid w:val="0BC97920"/>
    <w:rsid w:val="0BDD9479"/>
    <w:rsid w:val="0BDE3689"/>
    <w:rsid w:val="0BE7B7A6"/>
    <w:rsid w:val="0BF33E29"/>
    <w:rsid w:val="0BF3FDE4"/>
    <w:rsid w:val="0C1201CB"/>
    <w:rsid w:val="0C23B020"/>
    <w:rsid w:val="0C266C02"/>
    <w:rsid w:val="0C3CA0C5"/>
    <w:rsid w:val="0C5E5270"/>
    <w:rsid w:val="0C660396"/>
    <w:rsid w:val="0C72BF7F"/>
    <w:rsid w:val="0C7C63AA"/>
    <w:rsid w:val="0CAF8D11"/>
    <w:rsid w:val="0CB2D7B5"/>
    <w:rsid w:val="0CB4319C"/>
    <w:rsid w:val="0CB94283"/>
    <w:rsid w:val="0CC2523C"/>
    <w:rsid w:val="0CCC87B2"/>
    <w:rsid w:val="0CCCF13B"/>
    <w:rsid w:val="0CD03D52"/>
    <w:rsid w:val="0CD77013"/>
    <w:rsid w:val="0CF21245"/>
    <w:rsid w:val="0D0826C8"/>
    <w:rsid w:val="0D22A448"/>
    <w:rsid w:val="0D33AF35"/>
    <w:rsid w:val="0D5D7058"/>
    <w:rsid w:val="0D6A60B7"/>
    <w:rsid w:val="0D6EF4E1"/>
    <w:rsid w:val="0D710D25"/>
    <w:rsid w:val="0D76EEE6"/>
    <w:rsid w:val="0D8094C1"/>
    <w:rsid w:val="0D8C89A4"/>
    <w:rsid w:val="0D9C9C26"/>
    <w:rsid w:val="0DE54D54"/>
    <w:rsid w:val="0DF645C6"/>
    <w:rsid w:val="0E10C743"/>
    <w:rsid w:val="0E162387"/>
    <w:rsid w:val="0E1E8830"/>
    <w:rsid w:val="0E2999BB"/>
    <w:rsid w:val="0E2BE7CF"/>
    <w:rsid w:val="0E34769E"/>
    <w:rsid w:val="0E47F293"/>
    <w:rsid w:val="0E67D3F1"/>
    <w:rsid w:val="0E6D2669"/>
    <w:rsid w:val="0E76B09B"/>
    <w:rsid w:val="0E782815"/>
    <w:rsid w:val="0E7D8EAA"/>
    <w:rsid w:val="0E9951F2"/>
    <w:rsid w:val="0E9C985F"/>
    <w:rsid w:val="0EA620BE"/>
    <w:rsid w:val="0EBEA706"/>
    <w:rsid w:val="0EC4FC2E"/>
    <w:rsid w:val="0ED19C41"/>
    <w:rsid w:val="0EDA6179"/>
    <w:rsid w:val="0EF259EB"/>
    <w:rsid w:val="0EFF7C66"/>
    <w:rsid w:val="0F104201"/>
    <w:rsid w:val="0F1344B1"/>
    <w:rsid w:val="0F1B31E2"/>
    <w:rsid w:val="0F3002D3"/>
    <w:rsid w:val="0F310CBC"/>
    <w:rsid w:val="0F32D324"/>
    <w:rsid w:val="0F43971E"/>
    <w:rsid w:val="0F4BBE72"/>
    <w:rsid w:val="0F4F26E9"/>
    <w:rsid w:val="0F58513F"/>
    <w:rsid w:val="0F864263"/>
    <w:rsid w:val="0F95F332"/>
    <w:rsid w:val="0FB54C9C"/>
    <w:rsid w:val="0FC9FE38"/>
    <w:rsid w:val="0FD31221"/>
    <w:rsid w:val="0FD67542"/>
    <w:rsid w:val="0FE424A0"/>
    <w:rsid w:val="1015EBE6"/>
    <w:rsid w:val="10285BB1"/>
    <w:rsid w:val="102FD9B1"/>
    <w:rsid w:val="103BC326"/>
    <w:rsid w:val="108BC2CF"/>
    <w:rsid w:val="108E5A6A"/>
    <w:rsid w:val="10965E2E"/>
    <w:rsid w:val="10981010"/>
    <w:rsid w:val="10A8B4DF"/>
    <w:rsid w:val="10BCD553"/>
    <w:rsid w:val="10C84D81"/>
    <w:rsid w:val="10DA9422"/>
    <w:rsid w:val="1107F265"/>
    <w:rsid w:val="1114790E"/>
    <w:rsid w:val="11315A49"/>
    <w:rsid w:val="1131C393"/>
    <w:rsid w:val="113779EE"/>
    <w:rsid w:val="1148E8CD"/>
    <w:rsid w:val="11524ECA"/>
    <w:rsid w:val="117D391C"/>
    <w:rsid w:val="11964FB3"/>
    <w:rsid w:val="11BD5FA1"/>
    <w:rsid w:val="11CA2032"/>
    <w:rsid w:val="11D2656C"/>
    <w:rsid w:val="11E00269"/>
    <w:rsid w:val="11E984F3"/>
    <w:rsid w:val="11F58F09"/>
    <w:rsid w:val="11FB04ED"/>
    <w:rsid w:val="120E9C4E"/>
    <w:rsid w:val="124B2983"/>
    <w:rsid w:val="1256A044"/>
    <w:rsid w:val="12A5FF3F"/>
    <w:rsid w:val="12BD45DF"/>
    <w:rsid w:val="12CD93F4"/>
    <w:rsid w:val="12E940E6"/>
    <w:rsid w:val="12E9E974"/>
    <w:rsid w:val="12EF4C09"/>
    <w:rsid w:val="12F46C12"/>
    <w:rsid w:val="130B579C"/>
    <w:rsid w:val="130D890D"/>
    <w:rsid w:val="1316697E"/>
    <w:rsid w:val="1321CCF3"/>
    <w:rsid w:val="132D7CBB"/>
    <w:rsid w:val="133717D3"/>
    <w:rsid w:val="133918BD"/>
    <w:rsid w:val="1345B56A"/>
    <w:rsid w:val="13525CC8"/>
    <w:rsid w:val="1354D8F8"/>
    <w:rsid w:val="1355C29E"/>
    <w:rsid w:val="135B515D"/>
    <w:rsid w:val="135D00EC"/>
    <w:rsid w:val="135D4FE6"/>
    <w:rsid w:val="1363CD6F"/>
    <w:rsid w:val="136EB06D"/>
    <w:rsid w:val="137FC12C"/>
    <w:rsid w:val="138F1797"/>
    <w:rsid w:val="13A913BF"/>
    <w:rsid w:val="13AEE391"/>
    <w:rsid w:val="13AF70CB"/>
    <w:rsid w:val="13AFAB4D"/>
    <w:rsid w:val="13AFD58E"/>
    <w:rsid w:val="13C5DE52"/>
    <w:rsid w:val="13D026C3"/>
    <w:rsid w:val="13DBEA19"/>
    <w:rsid w:val="13DCE21E"/>
    <w:rsid w:val="13E1F8EE"/>
    <w:rsid w:val="13EB56D8"/>
    <w:rsid w:val="13F6228F"/>
    <w:rsid w:val="141AAE71"/>
    <w:rsid w:val="142238C8"/>
    <w:rsid w:val="142B5443"/>
    <w:rsid w:val="144A1132"/>
    <w:rsid w:val="144E6BF3"/>
    <w:rsid w:val="1458BED7"/>
    <w:rsid w:val="1487605B"/>
    <w:rsid w:val="14AB8F2E"/>
    <w:rsid w:val="14B9B1A6"/>
    <w:rsid w:val="14C54A88"/>
    <w:rsid w:val="14E838DC"/>
    <w:rsid w:val="1500438D"/>
    <w:rsid w:val="15190097"/>
    <w:rsid w:val="151D1EF8"/>
    <w:rsid w:val="151DDC1C"/>
    <w:rsid w:val="152E95A6"/>
    <w:rsid w:val="152F25DC"/>
    <w:rsid w:val="1556095C"/>
    <w:rsid w:val="157125AF"/>
    <w:rsid w:val="157851F2"/>
    <w:rsid w:val="1590A085"/>
    <w:rsid w:val="1591D5F0"/>
    <w:rsid w:val="15958665"/>
    <w:rsid w:val="15AAA47C"/>
    <w:rsid w:val="15D5C94A"/>
    <w:rsid w:val="15E5A433"/>
    <w:rsid w:val="1609113B"/>
    <w:rsid w:val="1617E1CD"/>
    <w:rsid w:val="162453F4"/>
    <w:rsid w:val="1624A23A"/>
    <w:rsid w:val="162EF7C8"/>
    <w:rsid w:val="1630BE44"/>
    <w:rsid w:val="16332336"/>
    <w:rsid w:val="163AAB37"/>
    <w:rsid w:val="16663865"/>
    <w:rsid w:val="16683863"/>
    <w:rsid w:val="166C28DF"/>
    <w:rsid w:val="16780463"/>
    <w:rsid w:val="168BC162"/>
    <w:rsid w:val="16C75696"/>
    <w:rsid w:val="16D8D733"/>
    <w:rsid w:val="16E7B760"/>
    <w:rsid w:val="170BF9F1"/>
    <w:rsid w:val="170C6B79"/>
    <w:rsid w:val="170FCCB9"/>
    <w:rsid w:val="17231A27"/>
    <w:rsid w:val="172EDA81"/>
    <w:rsid w:val="172F0585"/>
    <w:rsid w:val="17301DBF"/>
    <w:rsid w:val="173DE2B1"/>
    <w:rsid w:val="1776B64F"/>
    <w:rsid w:val="177DB58E"/>
    <w:rsid w:val="178C65A9"/>
    <w:rsid w:val="178D95A2"/>
    <w:rsid w:val="17A2B7B2"/>
    <w:rsid w:val="17A515E2"/>
    <w:rsid w:val="17A58F0F"/>
    <w:rsid w:val="17BCB297"/>
    <w:rsid w:val="17EFB002"/>
    <w:rsid w:val="18090A35"/>
    <w:rsid w:val="18112885"/>
    <w:rsid w:val="18267E1F"/>
    <w:rsid w:val="182FE08B"/>
    <w:rsid w:val="183AEC33"/>
    <w:rsid w:val="184C6364"/>
    <w:rsid w:val="1854A8F5"/>
    <w:rsid w:val="1856E08B"/>
    <w:rsid w:val="18660928"/>
    <w:rsid w:val="187B6E38"/>
    <w:rsid w:val="187D845F"/>
    <w:rsid w:val="1881946C"/>
    <w:rsid w:val="18837DDF"/>
    <w:rsid w:val="1889E184"/>
    <w:rsid w:val="18950C8F"/>
    <w:rsid w:val="1896DF59"/>
    <w:rsid w:val="18AE8172"/>
    <w:rsid w:val="18E7C99E"/>
    <w:rsid w:val="18EFBA9D"/>
    <w:rsid w:val="18F5A370"/>
    <w:rsid w:val="18F8A849"/>
    <w:rsid w:val="190C735F"/>
    <w:rsid w:val="190CEFC9"/>
    <w:rsid w:val="19153BCB"/>
    <w:rsid w:val="19181656"/>
    <w:rsid w:val="1919771C"/>
    <w:rsid w:val="191D7BD7"/>
    <w:rsid w:val="193679A8"/>
    <w:rsid w:val="193CB713"/>
    <w:rsid w:val="193E5542"/>
    <w:rsid w:val="19517931"/>
    <w:rsid w:val="195EA88D"/>
    <w:rsid w:val="19614B6C"/>
    <w:rsid w:val="196603B6"/>
    <w:rsid w:val="19720E73"/>
    <w:rsid w:val="197EB8AA"/>
    <w:rsid w:val="198E9368"/>
    <w:rsid w:val="19DB5B21"/>
    <w:rsid w:val="19E8C93C"/>
    <w:rsid w:val="19EA6EC0"/>
    <w:rsid w:val="19F426BA"/>
    <w:rsid w:val="19FCEF6E"/>
    <w:rsid w:val="1A019FF8"/>
    <w:rsid w:val="1A4757C7"/>
    <w:rsid w:val="1A4F3BA6"/>
    <w:rsid w:val="1A560BE4"/>
    <w:rsid w:val="1A6252A7"/>
    <w:rsid w:val="1A7C9D8A"/>
    <w:rsid w:val="1A9173D1"/>
    <w:rsid w:val="1A92B242"/>
    <w:rsid w:val="1AA1B904"/>
    <w:rsid w:val="1AA35D1A"/>
    <w:rsid w:val="1AB10F69"/>
    <w:rsid w:val="1AB6368B"/>
    <w:rsid w:val="1AB75491"/>
    <w:rsid w:val="1ABBEC35"/>
    <w:rsid w:val="1AD96406"/>
    <w:rsid w:val="1AE04229"/>
    <w:rsid w:val="1AE3EC63"/>
    <w:rsid w:val="1AF62A49"/>
    <w:rsid w:val="1B01542D"/>
    <w:rsid w:val="1B080310"/>
    <w:rsid w:val="1B1A7E91"/>
    <w:rsid w:val="1B288DC5"/>
    <w:rsid w:val="1B2A7CDE"/>
    <w:rsid w:val="1B2B4727"/>
    <w:rsid w:val="1B645AFD"/>
    <w:rsid w:val="1B7B4668"/>
    <w:rsid w:val="1B7CE980"/>
    <w:rsid w:val="1B843AC7"/>
    <w:rsid w:val="1B8A0510"/>
    <w:rsid w:val="1B926FDB"/>
    <w:rsid w:val="1B957BF7"/>
    <w:rsid w:val="1BB7EF47"/>
    <w:rsid w:val="1BC0259A"/>
    <w:rsid w:val="1BCFFA96"/>
    <w:rsid w:val="1BDF327E"/>
    <w:rsid w:val="1C1DA36D"/>
    <w:rsid w:val="1C1ED25D"/>
    <w:rsid w:val="1C4CFDC6"/>
    <w:rsid w:val="1C5FDA2F"/>
    <w:rsid w:val="1C600A0F"/>
    <w:rsid w:val="1C67FFE6"/>
    <w:rsid w:val="1C6EB2C7"/>
    <w:rsid w:val="1C8FF774"/>
    <w:rsid w:val="1C90FE0C"/>
    <w:rsid w:val="1CA9546C"/>
    <w:rsid w:val="1CAA9736"/>
    <w:rsid w:val="1CB6A113"/>
    <w:rsid w:val="1CC480E2"/>
    <w:rsid w:val="1CDD0B85"/>
    <w:rsid w:val="1CE2BF08"/>
    <w:rsid w:val="1CF5FB1A"/>
    <w:rsid w:val="1CFE0980"/>
    <w:rsid w:val="1D02BB3F"/>
    <w:rsid w:val="1D0682EB"/>
    <w:rsid w:val="1D0F6697"/>
    <w:rsid w:val="1D26C2F2"/>
    <w:rsid w:val="1D324EB8"/>
    <w:rsid w:val="1D34248C"/>
    <w:rsid w:val="1D3BF45D"/>
    <w:rsid w:val="1D3F2106"/>
    <w:rsid w:val="1D60A224"/>
    <w:rsid w:val="1D65B472"/>
    <w:rsid w:val="1D6C16D7"/>
    <w:rsid w:val="1D6E19AD"/>
    <w:rsid w:val="1D73E567"/>
    <w:rsid w:val="1D78DE67"/>
    <w:rsid w:val="1D7BC005"/>
    <w:rsid w:val="1D8A4438"/>
    <w:rsid w:val="1DA7545A"/>
    <w:rsid w:val="1DB23CF5"/>
    <w:rsid w:val="1DB37F81"/>
    <w:rsid w:val="1DDCB3B1"/>
    <w:rsid w:val="1DEF2263"/>
    <w:rsid w:val="1E03C19E"/>
    <w:rsid w:val="1E1C1AF3"/>
    <w:rsid w:val="1E1CC20A"/>
    <w:rsid w:val="1E3E17BB"/>
    <w:rsid w:val="1E41350B"/>
    <w:rsid w:val="1E6A233A"/>
    <w:rsid w:val="1E734A48"/>
    <w:rsid w:val="1E790C29"/>
    <w:rsid w:val="1E8BE943"/>
    <w:rsid w:val="1E8CDA33"/>
    <w:rsid w:val="1E953C4B"/>
    <w:rsid w:val="1EA946B4"/>
    <w:rsid w:val="1EACD08C"/>
    <w:rsid w:val="1EB93763"/>
    <w:rsid w:val="1ECAC497"/>
    <w:rsid w:val="1ECB7D84"/>
    <w:rsid w:val="1ED88C59"/>
    <w:rsid w:val="1EDA67AC"/>
    <w:rsid w:val="1EE98335"/>
    <w:rsid w:val="1EF1E514"/>
    <w:rsid w:val="1EFAB1B3"/>
    <w:rsid w:val="1F013BB0"/>
    <w:rsid w:val="1F35673D"/>
    <w:rsid w:val="1F36E159"/>
    <w:rsid w:val="1F40AF84"/>
    <w:rsid w:val="1F42F844"/>
    <w:rsid w:val="1F64E4F4"/>
    <w:rsid w:val="1F6DD382"/>
    <w:rsid w:val="1F8B18A6"/>
    <w:rsid w:val="1FA19031"/>
    <w:rsid w:val="1FA6BF4D"/>
    <w:rsid w:val="1FA6CBA9"/>
    <w:rsid w:val="1FB7BA2B"/>
    <w:rsid w:val="1FD32031"/>
    <w:rsid w:val="1FD879D8"/>
    <w:rsid w:val="1FE08C58"/>
    <w:rsid w:val="20031831"/>
    <w:rsid w:val="2008F38B"/>
    <w:rsid w:val="2012622A"/>
    <w:rsid w:val="20141C1A"/>
    <w:rsid w:val="2018AE0F"/>
    <w:rsid w:val="2030B214"/>
    <w:rsid w:val="20319903"/>
    <w:rsid w:val="203A58E4"/>
    <w:rsid w:val="204FF685"/>
    <w:rsid w:val="205253DC"/>
    <w:rsid w:val="2054A815"/>
    <w:rsid w:val="206A89B7"/>
    <w:rsid w:val="20724C5F"/>
    <w:rsid w:val="20745C37"/>
    <w:rsid w:val="2075DBD4"/>
    <w:rsid w:val="20795EA3"/>
    <w:rsid w:val="20812DA2"/>
    <w:rsid w:val="20852F3A"/>
    <w:rsid w:val="20AC5072"/>
    <w:rsid w:val="20B75DFC"/>
    <w:rsid w:val="20B7A83F"/>
    <w:rsid w:val="20F79F4C"/>
    <w:rsid w:val="2117B91E"/>
    <w:rsid w:val="211BD22D"/>
    <w:rsid w:val="211C7A7A"/>
    <w:rsid w:val="2128ED7A"/>
    <w:rsid w:val="21344F18"/>
    <w:rsid w:val="2136A1EE"/>
    <w:rsid w:val="214C6242"/>
    <w:rsid w:val="214DD21B"/>
    <w:rsid w:val="2188E23D"/>
    <w:rsid w:val="219EB330"/>
    <w:rsid w:val="21A43E40"/>
    <w:rsid w:val="21B83152"/>
    <w:rsid w:val="21BF93BB"/>
    <w:rsid w:val="21CA4CCE"/>
    <w:rsid w:val="21D6EC22"/>
    <w:rsid w:val="21E06C8F"/>
    <w:rsid w:val="21E3F637"/>
    <w:rsid w:val="21EEF823"/>
    <w:rsid w:val="21EF2AF4"/>
    <w:rsid w:val="21F14B01"/>
    <w:rsid w:val="21FE8D1A"/>
    <w:rsid w:val="22048C60"/>
    <w:rsid w:val="2223761A"/>
    <w:rsid w:val="22253023"/>
    <w:rsid w:val="223B0BE8"/>
    <w:rsid w:val="223F0972"/>
    <w:rsid w:val="22509D34"/>
    <w:rsid w:val="225D85F7"/>
    <w:rsid w:val="2264DE94"/>
    <w:rsid w:val="22D30AD0"/>
    <w:rsid w:val="22D8FF1D"/>
    <w:rsid w:val="22DC41F9"/>
    <w:rsid w:val="22DF5CFD"/>
    <w:rsid w:val="22E2239E"/>
    <w:rsid w:val="22EA89C5"/>
    <w:rsid w:val="22EBA544"/>
    <w:rsid w:val="22F6555F"/>
    <w:rsid w:val="22F76F79"/>
    <w:rsid w:val="22FD070A"/>
    <w:rsid w:val="2300C576"/>
    <w:rsid w:val="23279144"/>
    <w:rsid w:val="233E9C0F"/>
    <w:rsid w:val="23430B20"/>
    <w:rsid w:val="235375FF"/>
    <w:rsid w:val="2392F47E"/>
    <w:rsid w:val="23AB9852"/>
    <w:rsid w:val="23B1EEF1"/>
    <w:rsid w:val="23B52D4A"/>
    <w:rsid w:val="23BE5254"/>
    <w:rsid w:val="23C07CDA"/>
    <w:rsid w:val="23C3AA86"/>
    <w:rsid w:val="23C3AB96"/>
    <w:rsid w:val="23D1B2C8"/>
    <w:rsid w:val="23E101BA"/>
    <w:rsid w:val="23EBE2AB"/>
    <w:rsid w:val="23F77FAD"/>
    <w:rsid w:val="241E04AE"/>
    <w:rsid w:val="242A28C3"/>
    <w:rsid w:val="244DFD0B"/>
    <w:rsid w:val="2470C281"/>
    <w:rsid w:val="2471E8B9"/>
    <w:rsid w:val="2482826B"/>
    <w:rsid w:val="248A31BF"/>
    <w:rsid w:val="248EF39B"/>
    <w:rsid w:val="24953FC9"/>
    <w:rsid w:val="249A7C0A"/>
    <w:rsid w:val="249D22F6"/>
    <w:rsid w:val="24BB770E"/>
    <w:rsid w:val="24CC7854"/>
    <w:rsid w:val="24CE69F8"/>
    <w:rsid w:val="24E53B1B"/>
    <w:rsid w:val="24F52769"/>
    <w:rsid w:val="24FDF7FF"/>
    <w:rsid w:val="250704AA"/>
    <w:rsid w:val="251194AD"/>
    <w:rsid w:val="2514ED84"/>
    <w:rsid w:val="25252B58"/>
    <w:rsid w:val="25298FCF"/>
    <w:rsid w:val="253632DB"/>
    <w:rsid w:val="253E607D"/>
    <w:rsid w:val="25436370"/>
    <w:rsid w:val="2547B814"/>
    <w:rsid w:val="25708D0D"/>
    <w:rsid w:val="2570B6B9"/>
    <w:rsid w:val="25A0996E"/>
    <w:rsid w:val="25B2857F"/>
    <w:rsid w:val="25EC6237"/>
    <w:rsid w:val="25F92914"/>
    <w:rsid w:val="25FAF503"/>
    <w:rsid w:val="2612C893"/>
    <w:rsid w:val="2622E064"/>
    <w:rsid w:val="26389EB8"/>
    <w:rsid w:val="2641CB46"/>
    <w:rsid w:val="26562E46"/>
    <w:rsid w:val="265B4C20"/>
    <w:rsid w:val="2685E5F4"/>
    <w:rsid w:val="26917147"/>
    <w:rsid w:val="269E88D1"/>
    <w:rsid w:val="26A3CED0"/>
    <w:rsid w:val="26A60BA5"/>
    <w:rsid w:val="26AF6027"/>
    <w:rsid w:val="26CAA82F"/>
    <w:rsid w:val="26CC8264"/>
    <w:rsid w:val="26CD8645"/>
    <w:rsid w:val="26D6948C"/>
    <w:rsid w:val="26DFB007"/>
    <w:rsid w:val="2711148B"/>
    <w:rsid w:val="27118539"/>
    <w:rsid w:val="271B37A6"/>
    <w:rsid w:val="27480DED"/>
    <w:rsid w:val="274DCF81"/>
    <w:rsid w:val="276ED37C"/>
    <w:rsid w:val="2772643A"/>
    <w:rsid w:val="27959EDC"/>
    <w:rsid w:val="27A1F172"/>
    <w:rsid w:val="27A3869B"/>
    <w:rsid w:val="27B466EE"/>
    <w:rsid w:val="27C0E1C9"/>
    <w:rsid w:val="27C32D98"/>
    <w:rsid w:val="27D90789"/>
    <w:rsid w:val="27DCED2E"/>
    <w:rsid w:val="27ECA26F"/>
    <w:rsid w:val="27FCB748"/>
    <w:rsid w:val="280841FC"/>
    <w:rsid w:val="280EEF47"/>
    <w:rsid w:val="2814E394"/>
    <w:rsid w:val="2815F0EB"/>
    <w:rsid w:val="282A9D1C"/>
    <w:rsid w:val="2858AAFC"/>
    <w:rsid w:val="2861F84D"/>
    <w:rsid w:val="286A4B03"/>
    <w:rsid w:val="288099FE"/>
    <w:rsid w:val="28862CB2"/>
    <w:rsid w:val="288806F5"/>
    <w:rsid w:val="28A4F36D"/>
    <w:rsid w:val="28E5E24A"/>
    <w:rsid w:val="29163918"/>
    <w:rsid w:val="291E6AA7"/>
    <w:rsid w:val="291EBAAA"/>
    <w:rsid w:val="2926E428"/>
    <w:rsid w:val="29482A21"/>
    <w:rsid w:val="29643419"/>
    <w:rsid w:val="296CDD84"/>
    <w:rsid w:val="2994F117"/>
    <w:rsid w:val="29A1B597"/>
    <w:rsid w:val="29ACADA8"/>
    <w:rsid w:val="29BE09A2"/>
    <w:rsid w:val="29BEFA6F"/>
    <w:rsid w:val="29C9DC52"/>
    <w:rsid w:val="29D85C30"/>
    <w:rsid w:val="29F64C5D"/>
    <w:rsid w:val="29F7CF78"/>
    <w:rsid w:val="2A07BB0F"/>
    <w:rsid w:val="2A0BFC7C"/>
    <w:rsid w:val="2A0D3FAA"/>
    <w:rsid w:val="2A3997B3"/>
    <w:rsid w:val="2A4AA3CD"/>
    <w:rsid w:val="2A4C04CA"/>
    <w:rsid w:val="2A532AD5"/>
    <w:rsid w:val="2A647695"/>
    <w:rsid w:val="2A663451"/>
    <w:rsid w:val="2A792AF8"/>
    <w:rsid w:val="2A90949E"/>
    <w:rsid w:val="2A956720"/>
    <w:rsid w:val="2A9B7968"/>
    <w:rsid w:val="2AABE05F"/>
    <w:rsid w:val="2AB8E188"/>
    <w:rsid w:val="2AC59F10"/>
    <w:rsid w:val="2ACC4C2A"/>
    <w:rsid w:val="2ACFA211"/>
    <w:rsid w:val="2AF1A105"/>
    <w:rsid w:val="2B060372"/>
    <w:rsid w:val="2B106D5F"/>
    <w:rsid w:val="2B12D9D8"/>
    <w:rsid w:val="2B1965F3"/>
    <w:rsid w:val="2B19C3C6"/>
    <w:rsid w:val="2B1F5E81"/>
    <w:rsid w:val="2B275F84"/>
    <w:rsid w:val="2B29A455"/>
    <w:rsid w:val="2B3A5BEE"/>
    <w:rsid w:val="2B422B23"/>
    <w:rsid w:val="2B4761F3"/>
    <w:rsid w:val="2B4B2750"/>
    <w:rsid w:val="2B61B2F1"/>
    <w:rsid w:val="2B67201D"/>
    <w:rsid w:val="2B82E7DF"/>
    <w:rsid w:val="2B938032"/>
    <w:rsid w:val="2B9B5A8E"/>
    <w:rsid w:val="2BA296A0"/>
    <w:rsid w:val="2BA2DEAF"/>
    <w:rsid w:val="2BAB50E0"/>
    <w:rsid w:val="2BAEEF82"/>
    <w:rsid w:val="2BB583F3"/>
    <w:rsid w:val="2BE1060C"/>
    <w:rsid w:val="2BEDBDF1"/>
    <w:rsid w:val="2BF5DEAF"/>
    <w:rsid w:val="2C089923"/>
    <w:rsid w:val="2C0F070C"/>
    <w:rsid w:val="2C101BDC"/>
    <w:rsid w:val="2C257A42"/>
    <w:rsid w:val="2C2CCC8D"/>
    <w:rsid w:val="2C46623D"/>
    <w:rsid w:val="2C5E8D80"/>
    <w:rsid w:val="2C5E9E96"/>
    <w:rsid w:val="2C663A9A"/>
    <w:rsid w:val="2C867145"/>
    <w:rsid w:val="2CA4C348"/>
    <w:rsid w:val="2CAABC97"/>
    <w:rsid w:val="2CAC1393"/>
    <w:rsid w:val="2CC2E91A"/>
    <w:rsid w:val="2CC9AA33"/>
    <w:rsid w:val="2CD7184E"/>
    <w:rsid w:val="2CDA998B"/>
    <w:rsid w:val="2CF0DE53"/>
    <w:rsid w:val="2D1026A3"/>
    <w:rsid w:val="2D143F58"/>
    <w:rsid w:val="2D436727"/>
    <w:rsid w:val="2D48576B"/>
    <w:rsid w:val="2D5583F4"/>
    <w:rsid w:val="2D698F36"/>
    <w:rsid w:val="2D716471"/>
    <w:rsid w:val="2D737185"/>
    <w:rsid w:val="2D7EA50A"/>
    <w:rsid w:val="2DA9E34E"/>
    <w:rsid w:val="2DC5E8C2"/>
    <w:rsid w:val="2DDD864F"/>
    <w:rsid w:val="2DE694E6"/>
    <w:rsid w:val="2DEC2D72"/>
    <w:rsid w:val="2DFA9CDC"/>
    <w:rsid w:val="2E111FB2"/>
    <w:rsid w:val="2E286786"/>
    <w:rsid w:val="2E383CB4"/>
    <w:rsid w:val="2E3EFC53"/>
    <w:rsid w:val="2E49C1AF"/>
    <w:rsid w:val="2E4A61FE"/>
    <w:rsid w:val="2E4E8FDF"/>
    <w:rsid w:val="2E501EE6"/>
    <w:rsid w:val="2E5854F4"/>
    <w:rsid w:val="2E5BFA34"/>
    <w:rsid w:val="2E7CF5B1"/>
    <w:rsid w:val="2E9DD017"/>
    <w:rsid w:val="2EA2A941"/>
    <w:rsid w:val="2EC684BA"/>
    <w:rsid w:val="2ED18C2F"/>
    <w:rsid w:val="2ED63391"/>
    <w:rsid w:val="2EF0BCB4"/>
    <w:rsid w:val="2EF982BD"/>
    <w:rsid w:val="2F051576"/>
    <w:rsid w:val="2F22E952"/>
    <w:rsid w:val="2F2EE037"/>
    <w:rsid w:val="2F31F958"/>
    <w:rsid w:val="2F35A10C"/>
    <w:rsid w:val="2F395F02"/>
    <w:rsid w:val="2F465FDF"/>
    <w:rsid w:val="2F52636E"/>
    <w:rsid w:val="2F5B2BC2"/>
    <w:rsid w:val="2F6C5AD5"/>
    <w:rsid w:val="2F6CB38F"/>
    <w:rsid w:val="2F722CBB"/>
    <w:rsid w:val="2FAA7C64"/>
    <w:rsid w:val="2FB2F5FC"/>
    <w:rsid w:val="2FB41E8A"/>
    <w:rsid w:val="2FBF0EF5"/>
    <w:rsid w:val="2FC424AB"/>
    <w:rsid w:val="2FC66434"/>
    <w:rsid w:val="2FCD6D83"/>
    <w:rsid w:val="2FD5D2F4"/>
    <w:rsid w:val="2FE42BDD"/>
    <w:rsid w:val="2FFBE19C"/>
    <w:rsid w:val="30012C78"/>
    <w:rsid w:val="30030B52"/>
    <w:rsid w:val="30049767"/>
    <w:rsid w:val="300B7E9E"/>
    <w:rsid w:val="30132D5C"/>
    <w:rsid w:val="30266C68"/>
    <w:rsid w:val="305F29E3"/>
    <w:rsid w:val="3067E6AC"/>
    <w:rsid w:val="3084013E"/>
    <w:rsid w:val="308A4D30"/>
    <w:rsid w:val="308CF236"/>
    <w:rsid w:val="30931748"/>
    <w:rsid w:val="30A969DA"/>
    <w:rsid w:val="30C5CBAE"/>
    <w:rsid w:val="30ED4CAA"/>
    <w:rsid w:val="310E86F2"/>
    <w:rsid w:val="3110F4DC"/>
    <w:rsid w:val="31127D52"/>
    <w:rsid w:val="311683F9"/>
    <w:rsid w:val="311C0885"/>
    <w:rsid w:val="311E349F"/>
    <w:rsid w:val="31378890"/>
    <w:rsid w:val="3137FAD3"/>
    <w:rsid w:val="3151F0C5"/>
    <w:rsid w:val="3163A95C"/>
    <w:rsid w:val="31684A71"/>
    <w:rsid w:val="31685DDD"/>
    <w:rsid w:val="31761CB7"/>
    <w:rsid w:val="31784065"/>
    <w:rsid w:val="3190AC0B"/>
    <w:rsid w:val="3193758D"/>
    <w:rsid w:val="31ABB9F3"/>
    <w:rsid w:val="31CB593F"/>
    <w:rsid w:val="31CC2D25"/>
    <w:rsid w:val="31D1A677"/>
    <w:rsid w:val="31DF49A5"/>
    <w:rsid w:val="31E4C2AF"/>
    <w:rsid w:val="31EB729C"/>
    <w:rsid w:val="31FBA565"/>
    <w:rsid w:val="31FC84A6"/>
    <w:rsid w:val="320043AA"/>
    <w:rsid w:val="32028331"/>
    <w:rsid w:val="3204DE03"/>
    <w:rsid w:val="3212889D"/>
    <w:rsid w:val="323CC97C"/>
    <w:rsid w:val="324056E3"/>
    <w:rsid w:val="324A79BC"/>
    <w:rsid w:val="324C7145"/>
    <w:rsid w:val="3262A553"/>
    <w:rsid w:val="3268044B"/>
    <w:rsid w:val="3269D196"/>
    <w:rsid w:val="32719D9B"/>
    <w:rsid w:val="327C9281"/>
    <w:rsid w:val="328685C8"/>
    <w:rsid w:val="328C3E3E"/>
    <w:rsid w:val="32932BB2"/>
    <w:rsid w:val="32948641"/>
    <w:rsid w:val="32954523"/>
    <w:rsid w:val="329922F7"/>
    <w:rsid w:val="32B87272"/>
    <w:rsid w:val="32B8F14F"/>
    <w:rsid w:val="32DA22C1"/>
    <w:rsid w:val="32DB557A"/>
    <w:rsid w:val="32E27E09"/>
    <w:rsid w:val="32E4F66C"/>
    <w:rsid w:val="32EDCE9E"/>
    <w:rsid w:val="32F37F1B"/>
    <w:rsid w:val="331040D5"/>
    <w:rsid w:val="3314FB56"/>
    <w:rsid w:val="331534E9"/>
    <w:rsid w:val="331640E2"/>
    <w:rsid w:val="3319490C"/>
    <w:rsid w:val="33337BCE"/>
    <w:rsid w:val="33343F82"/>
    <w:rsid w:val="333B7317"/>
    <w:rsid w:val="335B8879"/>
    <w:rsid w:val="3360E044"/>
    <w:rsid w:val="33780D30"/>
    <w:rsid w:val="33A1493A"/>
    <w:rsid w:val="33A44CCB"/>
    <w:rsid w:val="33B1B127"/>
    <w:rsid w:val="33BFDCA5"/>
    <w:rsid w:val="33CF5629"/>
    <w:rsid w:val="33D0BA45"/>
    <w:rsid w:val="33D21496"/>
    <w:rsid w:val="33EFC418"/>
    <w:rsid w:val="33F1928D"/>
    <w:rsid w:val="3400A91F"/>
    <w:rsid w:val="34013D27"/>
    <w:rsid w:val="3416CFB0"/>
    <w:rsid w:val="342E6662"/>
    <w:rsid w:val="3443A87A"/>
    <w:rsid w:val="3453DC28"/>
    <w:rsid w:val="34597C6C"/>
    <w:rsid w:val="34852E05"/>
    <w:rsid w:val="3485D5AF"/>
    <w:rsid w:val="34A12389"/>
    <w:rsid w:val="34B37B3E"/>
    <w:rsid w:val="34B91EB1"/>
    <w:rsid w:val="34C1E0B9"/>
    <w:rsid w:val="34DCCF7A"/>
    <w:rsid w:val="34EDF0EA"/>
    <w:rsid w:val="34F41BD2"/>
    <w:rsid w:val="3505A793"/>
    <w:rsid w:val="350FC0BF"/>
    <w:rsid w:val="352F600B"/>
    <w:rsid w:val="3568CBA2"/>
    <w:rsid w:val="35744E2C"/>
    <w:rsid w:val="35783405"/>
    <w:rsid w:val="3578AD7E"/>
    <w:rsid w:val="357CE3A9"/>
    <w:rsid w:val="3594D46A"/>
    <w:rsid w:val="359D6EFA"/>
    <w:rsid w:val="35A1D454"/>
    <w:rsid w:val="35A3F28D"/>
    <w:rsid w:val="35A79976"/>
    <w:rsid w:val="35A8C126"/>
    <w:rsid w:val="35CF99E1"/>
    <w:rsid w:val="35D9AD5E"/>
    <w:rsid w:val="35E0BBC5"/>
    <w:rsid w:val="3601E583"/>
    <w:rsid w:val="36066339"/>
    <w:rsid w:val="360E269A"/>
    <w:rsid w:val="366BF615"/>
    <w:rsid w:val="367A3087"/>
    <w:rsid w:val="367D64AE"/>
    <w:rsid w:val="3699D234"/>
    <w:rsid w:val="369ACE53"/>
    <w:rsid w:val="36AC4A4A"/>
    <w:rsid w:val="36AE097B"/>
    <w:rsid w:val="36B5A9B5"/>
    <w:rsid w:val="36B6863E"/>
    <w:rsid w:val="36BBCFD8"/>
    <w:rsid w:val="36C2B701"/>
    <w:rsid w:val="36CE8970"/>
    <w:rsid w:val="36D09D0F"/>
    <w:rsid w:val="36D31CF7"/>
    <w:rsid w:val="36E86D76"/>
    <w:rsid w:val="36F68FBF"/>
    <w:rsid w:val="36F9D65B"/>
    <w:rsid w:val="3713FAD7"/>
    <w:rsid w:val="37140466"/>
    <w:rsid w:val="371831C2"/>
    <w:rsid w:val="3721A1C8"/>
    <w:rsid w:val="3723D233"/>
    <w:rsid w:val="37251B81"/>
    <w:rsid w:val="37396EE3"/>
    <w:rsid w:val="373D7075"/>
    <w:rsid w:val="374F0C02"/>
    <w:rsid w:val="375E1AC1"/>
    <w:rsid w:val="375FFF32"/>
    <w:rsid w:val="376D5BDF"/>
    <w:rsid w:val="379165AE"/>
    <w:rsid w:val="3795E15C"/>
    <w:rsid w:val="379E88C1"/>
    <w:rsid w:val="37ADE7A7"/>
    <w:rsid w:val="37B12C91"/>
    <w:rsid w:val="37CDB6DE"/>
    <w:rsid w:val="37F6087B"/>
    <w:rsid w:val="37FD408E"/>
    <w:rsid w:val="37FE3CAD"/>
    <w:rsid w:val="38063339"/>
    <w:rsid w:val="38064FD8"/>
    <w:rsid w:val="381B9BF5"/>
    <w:rsid w:val="382A4C39"/>
    <w:rsid w:val="382B71EC"/>
    <w:rsid w:val="382EFCAB"/>
    <w:rsid w:val="383F95B9"/>
    <w:rsid w:val="384204AC"/>
    <w:rsid w:val="38490598"/>
    <w:rsid w:val="38518F44"/>
    <w:rsid w:val="385733D1"/>
    <w:rsid w:val="385966A1"/>
    <w:rsid w:val="385A6BC6"/>
    <w:rsid w:val="38636003"/>
    <w:rsid w:val="3877B770"/>
    <w:rsid w:val="387AD743"/>
    <w:rsid w:val="38C0062A"/>
    <w:rsid w:val="38D5ECAC"/>
    <w:rsid w:val="38DBCC9B"/>
    <w:rsid w:val="38EAAF5A"/>
    <w:rsid w:val="38EAE9A7"/>
    <w:rsid w:val="38F639DB"/>
    <w:rsid w:val="3904D013"/>
    <w:rsid w:val="390C6830"/>
    <w:rsid w:val="39256831"/>
    <w:rsid w:val="39306ACA"/>
    <w:rsid w:val="3940A7F0"/>
    <w:rsid w:val="394CC260"/>
    <w:rsid w:val="3963CA46"/>
    <w:rsid w:val="3966DE30"/>
    <w:rsid w:val="396EB95B"/>
    <w:rsid w:val="3979012C"/>
    <w:rsid w:val="39846B61"/>
    <w:rsid w:val="398A1DB6"/>
    <w:rsid w:val="399831D0"/>
    <w:rsid w:val="399B77D5"/>
    <w:rsid w:val="39BE14C1"/>
    <w:rsid w:val="39C2810A"/>
    <w:rsid w:val="39C7CE39"/>
    <w:rsid w:val="39D57CB8"/>
    <w:rsid w:val="39D587F8"/>
    <w:rsid w:val="39DDA0AA"/>
    <w:rsid w:val="39FC6A8F"/>
    <w:rsid w:val="3A16E5C0"/>
    <w:rsid w:val="3A177913"/>
    <w:rsid w:val="3A254818"/>
    <w:rsid w:val="3A288D78"/>
    <w:rsid w:val="3A2B27B8"/>
    <w:rsid w:val="3A31D9F6"/>
    <w:rsid w:val="3A531658"/>
    <w:rsid w:val="3A5428A2"/>
    <w:rsid w:val="3A679506"/>
    <w:rsid w:val="3A713C92"/>
    <w:rsid w:val="3A77415B"/>
    <w:rsid w:val="3A7ABC98"/>
    <w:rsid w:val="3A841A71"/>
    <w:rsid w:val="3A8438A4"/>
    <w:rsid w:val="3A84C389"/>
    <w:rsid w:val="3A978149"/>
    <w:rsid w:val="3AABA905"/>
    <w:rsid w:val="3AB14014"/>
    <w:rsid w:val="3AB2DE6B"/>
    <w:rsid w:val="3ACAABB1"/>
    <w:rsid w:val="3ACC58B8"/>
    <w:rsid w:val="3AD6B09E"/>
    <w:rsid w:val="3AE08B9F"/>
    <w:rsid w:val="3AE23343"/>
    <w:rsid w:val="3AEE1AB6"/>
    <w:rsid w:val="3B600394"/>
    <w:rsid w:val="3B875470"/>
    <w:rsid w:val="3B8E65F8"/>
    <w:rsid w:val="3BA8202F"/>
    <w:rsid w:val="3BBF38C1"/>
    <w:rsid w:val="3BCD477E"/>
    <w:rsid w:val="3BD66C06"/>
    <w:rsid w:val="3C1E4CB3"/>
    <w:rsid w:val="3C330281"/>
    <w:rsid w:val="3C384B83"/>
    <w:rsid w:val="3C3D4356"/>
    <w:rsid w:val="3C741CB9"/>
    <w:rsid w:val="3C9825F7"/>
    <w:rsid w:val="3C9858CF"/>
    <w:rsid w:val="3CA12275"/>
    <w:rsid w:val="3CA6F4B7"/>
    <w:rsid w:val="3CB48A5F"/>
    <w:rsid w:val="3CD3B79C"/>
    <w:rsid w:val="3CDE31FF"/>
    <w:rsid w:val="3CFFB172"/>
    <w:rsid w:val="3D020717"/>
    <w:rsid w:val="3D2E61D8"/>
    <w:rsid w:val="3D43F212"/>
    <w:rsid w:val="3D5B0436"/>
    <w:rsid w:val="3D77631A"/>
    <w:rsid w:val="3D78CFEA"/>
    <w:rsid w:val="3D79EE0F"/>
    <w:rsid w:val="3DACCB08"/>
    <w:rsid w:val="3DAF3380"/>
    <w:rsid w:val="3DB75B88"/>
    <w:rsid w:val="3DC52542"/>
    <w:rsid w:val="3DC774FC"/>
    <w:rsid w:val="3DCF92F5"/>
    <w:rsid w:val="3DD25C4E"/>
    <w:rsid w:val="3DF043E8"/>
    <w:rsid w:val="3E081381"/>
    <w:rsid w:val="3E241501"/>
    <w:rsid w:val="3E2E8590"/>
    <w:rsid w:val="3E36EABC"/>
    <w:rsid w:val="3E4140BA"/>
    <w:rsid w:val="3E51D981"/>
    <w:rsid w:val="3E5E930D"/>
    <w:rsid w:val="3E7EC20E"/>
    <w:rsid w:val="3E835049"/>
    <w:rsid w:val="3E87143B"/>
    <w:rsid w:val="3E88AC9B"/>
    <w:rsid w:val="3E988375"/>
    <w:rsid w:val="3EA8F403"/>
    <w:rsid w:val="3EAD5F7A"/>
    <w:rsid w:val="3EE5341E"/>
    <w:rsid w:val="3EE6FA86"/>
    <w:rsid w:val="3EEE8756"/>
    <w:rsid w:val="3EEF456B"/>
    <w:rsid w:val="3EFBD5CB"/>
    <w:rsid w:val="3EFEDACE"/>
    <w:rsid w:val="3F0556E8"/>
    <w:rsid w:val="3F2307D0"/>
    <w:rsid w:val="3F52323B"/>
    <w:rsid w:val="3F55AB9E"/>
    <w:rsid w:val="3F66C4CA"/>
    <w:rsid w:val="3F7E08F4"/>
    <w:rsid w:val="3F979A49"/>
    <w:rsid w:val="3FB7FFD7"/>
    <w:rsid w:val="3FDA3254"/>
    <w:rsid w:val="3FECBD60"/>
    <w:rsid w:val="3FED2D57"/>
    <w:rsid w:val="4002AB60"/>
    <w:rsid w:val="400CEEBD"/>
    <w:rsid w:val="401CEC1C"/>
    <w:rsid w:val="40205330"/>
    <w:rsid w:val="403641D6"/>
    <w:rsid w:val="406CA131"/>
    <w:rsid w:val="408F4AF9"/>
    <w:rsid w:val="408F90EE"/>
    <w:rsid w:val="4090B5C0"/>
    <w:rsid w:val="40A4F763"/>
    <w:rsid w:val="40A74E5A"/>
    <w:rsid w:val="40AC6240"/>
    <w:rsid w:val="40C26E90"/>
    <w:rsid w:val="40C41746"/>
    <w:rsid w:val="40C82C8F"/>
    <w:rsid w:val="40FE5D75"/>
    <w:rsid w:val="411E1108"/>
    <w:rsid w:val="412EE617"/>
    <w:rsid w:val="41391D3D"/>
    <w:rsid w:val="414ADA81"/>
    <w:rsid w:val="414F3174"/>
    <w:rsid w:val="41529CCD"/>
    <w:rsid w:val="41530EE8"/>
    <w:rsid w:val="418A8EAD"/>
    <w:rsid w:val="41B83F52"/>
    <w:rsid w:val="41C33E83"/>
    <w:rsid w:val="41CC5C95"/>
    <w:rsid w:val="41E099B1"/>
    <w:rsid w:val="41E9B627"/>
    <w:rsid w:val="4212E0E9"/>
    <w:rsid w:val="421C63A6"/>
    <w:rsid w:val="421D3E9F"/>
    <w:rsid w:val="422B1B5A"/>
    <w:rsid w:val="423A2697"/>
    <w:rsid w:val="423E011B"/>
    <w:rsid w:val="42457C60"/>
    <w:rsid w:val="4261059C"/>
    <w:rsid w:val="4269B7C3"/>
    <w:rsid w:val="428205B0"/>
    <w:rsid w:val="4292F36F"/>
    <w:rsid w:val="4294BFEF"/>
    <w:rsid w:val="429EDF39"/>
    <w:rsid w:val="42BFF007"/>
    <w:rsid w:val="42C45B69"/>
    <w:rsid w:val="42D203D9"/>
    <w:rsid w:val="42D91C0C"/>
    <w:rsid w:val="42F07F0A"/>
    <w:rsid w:val="43304BF5"/>
    <w:rsid w:val="4334A4E3"/>
    <w:rsid w:val="4349F382"/>
    <w:rsid w:val="436789A4"/>
    <w:rsid w:val="4367B1C9"/>
    <w:rsid w:val="436D2DC2"/>
    <w:rsid w:val="436EA0DF"/>
    <w:rsid w:val="43751919"/>
    <w:rsid w:val="438FA23C"/>
    <w:rsid w:val="4393E1AE"/>
    <w:rsid w:val="43A7CE7A"/>
    <w:rsid w:val="43A9FF38"/>
    <w:rsid w:val="43B182FF"/>
    <w:rsid w:val="43C409C6"/>
    <w:rsid w:val="43C45A73"/>
    <w:rsid w:val="43E60C82"/>
    <w:rsid w:val="43F1B3C8"/>
    <w:rsid w:val="4421BA0E"/>
    <w:rsid w:val="443F11D1"/>
    <w:rsid w:val="44422E78"/>
    <w:rsid w:val="445F76A5"/>
    <w:rsid w:val="44895A05"/>
    <w:rsid w:val="44A67255"/>
    <w:rsid w:val="44C53100"/>
    <w:rsid w:val="45063A68"/>
    <w:rsid w:val="4515CC47"/>
    <w:rsid w:val="45355E10"/>
    <w:rsid w:val="4535E9E0"/>
    <w:rsid w:val="453E4699"/>
    <w:rsid w:val="45514D6B"/>
    <w:rsid w:val="45867606"/>
    <w:rsid w:val="4593D0C1"/>
    <w:rsid w:val="45980E13"/>
    <w:rsid w:val="45B3C1FC"/>
    <w:rsid w:val="45C3BAEF"/>
    <w:rsid w:val="45D7C038"/>
    <w:rsid w:val="45ECEBBD"/>
    <w:rsid w:val="45FABC11"/>
    <w:rsid w:val="46029558"/>
    <w:rsid w:val="4605067C"/>
    <w:rsid w:val="460B5DEE"/>
    <w:rsid w:val="461EA595"/>
    <w:rsid w:val="46235A6F"/>
    <w:rsid w:val="4624EEB4"/>
    <w:rsid w:val="462741A8"/>
    <w:rsid w:val="463BEE91"/>
    <w:rsid w:val="4652AD92"/>
    <w:rsid w:val="465BCAD1"/>
    <w:rsid w:val="4663F637"/>
    <w:rsid w:val="466AE1AD"/>
    <w:rsid w:val="46700B0A"/>
    <w:rsid w:val="4677A8D0"/>
    <w:rsid w:val="46813740"/>
    <w:rsid w:val="46979526"/>
    <w:rsid w:val="46ADDEBC"/>
    <w:rsid w:val="46B61C21"/>
    <w:rsid w:val="46C4629B"/>
    <w:rsid w:val="46C8F795"/>
    <w:rsid w:val="46DB12A5"/>
    <w:rsid w:val="46E1CDB3"/>
    <w:rsid w:val="46E388CF"/>
    <w:rsid w:val="4701DF71"/>
    <w:rsid w:val="470B7CF0"/>
    <w:rsid w:val="47211907"/>
    <w:rsid w:val="4729C89F"/>
    <w:rsid w:val="472F79E4"/>
    <w:rsid w:val="473012EE"/>
    <w:rsid w:val="47445ABF"/>
    <w:rsid w:val="474DC1F2"/>
    <w:rsid w:val="475A2004"/>
    <w:rsid w:val="47601036"/>
    <w:rsid w:val="4765AE48"/>
    <w:rsid w:val="4771B3FB"/>
    <w:rsid w:val="4782C1E5"/>
    <w:rsid w:val="4783C1EB"/>
    <w:rsid w:val="4793793E"/>
    <w:rsid w:val="47946D4F"/>
    <w:rsid w:val="47972473"/>
    <w:rsid w:val="47CBF559"/>
    <w:rsid w:val="47F24F70"/>
    <w:rsid w:val="47F2DC37"/>
    <w:rsid w:val="47FD4B27"/>
    <w:rsid w:val="4801FFB6"/>
    <w:rsid w:val="48062906"/>
    <w:rsid w:val="480A6E89"/>
    <w:rsid w:val="4812B80A"/>
    <w:rsid w:val="48217C1E"/>
    <w:rsid w:val="483BFAA9"/>
    <w:rsid w:val="48465627"/>
    <w:rsid w:val="484C7F81"/>
    <w:rsid w:val="485692AA"/>
    <w:rsid w:val="4874A10C"/>
    <w:rsid w:val="487589E6"/>
    <w:rsid w:val="487B5E2F"/>
    <w:rsid w:val="488029ED"/>
    <w:rsid w:val="488D767D"/>
    <w:rsid w:val="4899CE14"/>
    <w:rsid w:val="489A93CC"/>
    <w:rsid w:val="48AF7456"/>
    <w:rsid w:val="48D40EDD"/>
    <w:rsid w:val="48D4ACFB"/>
    <w:rsid w:val="48DAF317"/>
    <w:rsid w:val="4917A1DA"/>
    <w:rsid w:val="492A5D04"/>
    <w:rsid w:val="492ECB6B"/>
    <w:rsid w:val="494301C4"/>
    <w:rsid w:val="494306B0"/>
    <w:rsid w:val="4957A132"/>
    <w:rsid w:val="4961B2A5"/>
    <w:rsid w:val="4968955D"/>
    <w:rsid w:val="496E11BC"/>
    <w:rsid w:val="4974B879"/>
    <w:rsid w:val="4981C654"/>
    <w:rsid w:val="499312BD"/>
    <w:rsid w:val="4997D416"/>
    <w:rsid w:val="499B25E9"/>
    <w:rsid w:val="499CDE64"/>
    <w:rsid w:val="49A8FD02"/>
    <w:rsid w:val="49B6E249"/>
    <w:rsid w:val="49BF0ECA"/>
    <w:rsid w:val="49C40B15"/>
    <w:rsid w:val="49C745D1"/>
    <w:rsid w:val="49D91413"/>
    <w:rsid w:val="49EB79C0"/>
    <w:rsid w:val="49F18ECD"/>
    <w:rsid w:val="4A03C8AA"/>
    <w:rsid w:val="4A041255"/>
    <w:rsid w:val="4A0EE58D"/>
    <w:rsid w:val="4A18A527"/>
    <w:rsid w:val="4A2711E4"/>
    <w:rsid w:val="4A28D370"/>
    <w:rsid w:val="4A5C0784"/>
    <w:rsid w:val="4A89D855"/>
    <w:rsid w:val="4A8C09E2"/>
    <w:rsid w:val="4A9AA476"/>
    <w:rsid w:val="4A9AC931"/>
    <w:rsid w:val="4AAC557C"/>
    <w:rsid w:val="4AB32C4A"/>
    <w:rsid w:val="4AB33B2B"/>
    <w:rsid w:val="4AB3A671"/>
    <w:rsid w:val="4AFF7828"/>
    <w:rsid w:val="4B02E5F4"/>
    <w:rsid w:val="4B3017A6"/>
    <w:rsid w:val="4B39596D"/>
    <w:rsid w:val="4B4AEF7C"/>
    <w:rsid w:val="4B531B13"/>
    <w:rsid w:val="4B6329E2"/>
    <w:rsid w:val="4B71D1B1"/>
    <w:rsid w:val="4B884244"/>
    <w:rsid w:val="4B9DE6E2"/>
    <w:rsid w:val="4B9E2B96"/>
    <w:rsid w:val="4BA1A48D"/>
    <w:rsid w:val="4BB4DA2F"/>
    <w:rsid w:val="4BD47549"/>
    <w:rsid w:val="4BF4BC3A"/>
    <w:rsid w:val="4BFC3804"/>
    <w:rsid w:val="4C07B6E2"/>
    <w:rsid w:val="4C136728"/>
    <w:rsid w:val="4C1B4FC9"/>
    <w:rsid w:val="4C2DF7B2"/>
    <w:rsid w:val="4C415AB5"/>
    <w:rsid w:val="4C4354D4"/>
    <w:rsid w:val="4C46C481"/>
    <w:rsid w:val="4C4E3C7C"/>
    <w:rsid w:val="4C5D1F5A"/>
    <w:rsid w:val="4C6725DE"/>
    <w:rsid w:val="4C850DC2"/>
    <w:rsid w:val="4C9AF7DE"/>
    <w:rsid w:val="4C9DB9AD"/>
    <w:rsid w:val="4CAE8854"/>
    <w:rsid w:val="4CB2A81E"/>
    <w:rsid w:val="4CC98EAB"/>
    <w:rsid w:val="4CF7B806"/>
    <w:rsid w:val="4D139820"/>
    <w:rsid w:val="4D1760E2"/>
    <w:rsid w:val="4D263286"/>
    <w:rsid w:val="4D38B0A5"/>
    <w:rsid w:val="4D5263D3"/>
    <w:rsid w:val="4D5D8F49"/>
    <w:rsid w:val="4D707077"/>
    <w:rsid w:val="4D731600"/>
    <w:rsid w:val="4D8D3C51"/>
    <w:rsid w:val="4DACF8B9"/>
    <w:rsid w:val="4DB01920"/>
    <w:rsid w:val="4DBC7CCF"/>
    <w:rsid w:val="4DDC5C87"/>
    <w:rsid w:val="4DE04514"/>
    <w:rsid w:val="4DE8149F"/>
    <w:rsid w:val="4DE948E2"/>
    <w:rsid w:val="4DF6EAB8"/>
    <w:rsid w:val="4E05BAB2"/>
    <w:rsid w:val="4E0C9724"/>
    <w:rsid w:val="4E1E8619"/>
    <w:rsid w:val="4E213FF4"/>
    <w:rsid w:val="4E2FE857"/>
    <w:rsid w:val="4E31ABB1"/>
    <w:rsid w:val="4E484893"/>
    <w:rsid w:val="4E7FE26F"/>
    <w:rsid w:val="4E857C01"/>
    <w:rsid w:val="4E8A0547"/>
    <w:rsid w:val="4EA48E05"/>
    <w:rsid w:val="4EAF708D"/>
    <w:rsid w:val="4EBA7EC6"/>
    <w:rsid w:val="4ECB09F1"/>
    <w:rsid w:val="4ED93198"/>
    <w:rsid w:val="4EE9F779"/>
    <w:rsid w:val="4F21B2AF"/>
    <w:rsid w:val="4F27594B"/>
    <w:rsid w:val="4F396828"/>
    <w:rsid w:val="4F4090E7"/>
    <w:rsid w:val="4F4374B2"/>
    <w:rsid w:val="4F4793CA"/>
    <w:rsid w:val="4F481910"/>
    <w:rsid w:val="4F49E392"/>
    <w:rsid w:val="4F51C381"/>
    <w:rsid w:val="4F5870D7"/>
    <w:rsid w:val="4F63A18C"/>
    <w:rsid w:val="4F7862A5"/>
    <w:rsid w:val="4F7CB6B8"/>
    <w:rsid w:val="4F7DC070"/>
    <w:rsid w:val="4F841BC2"/>
    <w:rsid w:val="4F93C453"/>
    <w:rsid w:val="4F9F059B"/>
    <w:rsid w:val="4F9F6004"/>
    <w:rsid w:val="4FA86785"/>
    <w:rsid w:val="4FA9F084"/>
    <w:rsid w:val="4FB65D52"/>
    <w:rsid w:val="4FC0499F"/>
    <w:rsid w:val="4FC25516"/>
    <w:rsid w:val="4FC49839"/>
    <w:rsid w:val="4FD12C18"/>
    <w:rsid w:val="4FD5B5DD"/>
    <w:rsid w:val="4FFD3370"/>
    <w:rsid w:val="5004C069"/>
    <w:rsid w:val="5008C5DA"/>
    <w:rsid w:val="5042E9F7"/>
    <w:rsid w:val="5048E409"/>
    <w:rsid w:val="50592BC7"/>
    <w:rsid w:val="505D50A6"/>
    <w:rsid w:val="50662575"/>
    <w:rsid w:val="50BAA5A9"/>
    <w:rsid w:val="50C2E300"/>
    <w:rsid w:val="50D824FB"/>
    <w:rsid w:val="51084DA7"/>
    <w:rsid w:val="51101727"/>
    <w:rsid w:val="51167E4B"/>
    <w:rsid w:val="511B5CC0"/>
    <w:rsid w:val="5120408A"/>
    <w:rsid w:val="513D14A9"/>
    <w:rsid w:val="516ADC74"/>
    <w:rsid w:val="51800959"/>
    <w:rsid w:val="51917BED"/>
    <w:rsid w:val="5196D244"/>
    <w:rsid w:val="519E8CF9"/>
    <w:rsid w:val="51AD618D"/>
    <w:rsid w:val="51B5BD26"/>
    <w:rsid w:val="51CDB58A"/>
    <w:rsid w:val="51CE39BE"/>
    <w:rsid w:val="51E67027"/>
    <w:rsid w:val="520632E5"/>
    <w:rsid w:val="52128026"/>
    <w:rsid w:val="5214D6E4"/>
    <w:rsid w:val="52172CBC"/>
    <w:rsid w:val="521DFA3E"/>
    <w:rsid w:val="522C9FB6"/>
    <w:rsid w:val="5294A638"/>
    <w:rsid w:val="52BF6C00"/>
    <w:rsid w:val="52CC4609"/>
    <w:rsid w:val="52D443D4"/>
    <w:rsid w:val="52E25B1D"/>
    <w:rsid w:val="52E70DA8"/>
    <w:rsid w:val="52E9D749"/>
    <w:rsid w:val="52EA4CE2"/>
    <w:rsid w:val="52F62808"/>
    <w:rsid w:val="53011915"/>
    <w:rsid w:val="5303BAF0"/>
    <w:rsid w:val="53236A9D"/>
    <w:rsid w:val="5323F916"/>
    <w:rsid w:val="532DF028"/>
    <w:rsid w:val="53460A1D"/>
    <w:rsid w:val="536D692E"/>
    <w:rsid w:val="53B0DC4C"/>
    <w:rsid w:val="53BDDF00"/>
    <w:rsid w:val="53D99D31"/>
    <w:rsid w:val="53DC4072"/>
    <w:rsid w:val="53E6F549"/>
    <w:rsid w:val="53E9F3A7"/>
    <w:rsid w:val="53EBCF1D"/>
    <w:rsid w:val="542DB7F6"/>
    <w:rsid w:val="546C9126"/>
    <w:rsid w:val="546F1B2D"/>
    <w:rsid w:val="547C98F0"/>
    <w:rsid w:val="548CC1EC"/>
    <w:rsid w:val="549BF9D3"/>
    <w:rsid w:val="549C1A41"/>
    <w:rsid w:val="54A5B126"/>
    <w:rsid w:val="54A682A7"/>
    <w:rsid w:val="54A86679"/>
    <w:rsid w:val="54B44A9C"/>
    <w:rsid w:val="54BA676F"/>
    <w:rsid w:val="54D8C904"/>
    <w:rsid w:val="54DC1596"/>
    <w:rsid w:val="54E16101"/>
    <w:rsid w:val="54EE924D"/>
    <w:rsid w:val="54F20016"/>
    <w:rsid w:val="54F6B57B"/>
    <w:rsid w:val="54FE398D"/>
    <w:rsid w:val="54FF0307"/>
    <w:rsid w:val="5530C02F"/>
    <w:rsid w:val="554841B9"/>
    <w:rsid w:val="554B566E"/>
    <w:rsid w:val="55722668"/>
    <w:rsid w:val="557B9D57"/>
    <w:rsid w:val="557DDEA5"/>
    <w:rsid w:val="55892AFE"/>
    <w:rsid w:val="558C6978"/>
    <w:rsid w:val="55AD3F2C"/>
    <w:rsid w:val="55B4E106"/>
    <w:rsid w:val="55C6F250"/>
    <w:rsid w:val="55C7B25B"/>
    <w:rsid w:val="55D831A4"/>
    <w:rsid w:val="55EF1EA1"/>
    <w:rsid w:val="55FB3BAE"/>
    <w:rsid w:val="56026D3A"/>
    <w:rsid w:val="560419B4"/>
    <w:rsid w:val="561149E4"/>
    <w:rsid w:val="561CC9D6"/>
    <w:rsid w:val="562BCC50"/>
    <w:rsid w:val="563FA974"/>
    <w:rsid w:val="5645C5E8"/>
    <w:rsid w:val="564E3584"/>
    <w:rsid w:val="56551DDE"/>
    <w:rsid w:val="5659E801"/>
    <w:rsid w:val="5665BEE8"/>
    <w:rsid w:val="566A731E"/>
    <w:rsid w:val="567461AB"/>
    <w:rsid w:val="568290A1"/>
    <w:rsid w:val="568C88D1"/>
    <w:rsid w:val="56A35013"/>
    <w:rsid w:val="56A51A67"/>
    <w:rsid w:val="56ABB3D5"/>
    <w:rsid w:val="56B51B5F"/>
    <w:rsid w:val="56C97EB7"/>
    <w:rsid w:val="56D0E848"/>
    <w:rsid w:val="56DE9571"/>
    <w:rsid w:val="570572C6"/>
    <w:rsid w:val="570A83D7"/>
    <w:rsid w:val="571678B0"/>
    <w:rsid w:val="57167B9B"/>
    <w:rsid w:val="571DDCE6"/>
    <w:rsid w:val="57615E26"/>
    <w:rsid w:val="577011F8"/>
    <w:rsid w:val="57862B3B"/>
    <w:rsid w:val="57884C1D"/>
    <w:rsid w:val="578FF304"/>
    <w:rsid w:val="579F6C8B"/>
    <w:rsid w:val="57ABA733"/>
    <w:rsid w:val="57AD1B61"/>
    <w:rsid w:val="57B5B8FB"/>
    <w:rsid w:val="57C107A9"/>
    <w:rsid w:val="57C6D4B8"/>
    <w:rsid w:val="57C82CEB"/>
    <w:rsid w:val="57D4F977"/>
    <w:rsid w:val="57E2D4CC"/>
    <w:rsid w:val="57F28699"/>
    <w:rsid w:val="580CEF04"/>
    <w:rsid w:val="581FBB1B"/>
    <w:rsid w:val="5823A3F6"/>
    <w:rsid w:val="5824D984"/>
    <w:rsid w:val="582557B0"/>
    <w:rsid w:val="58379AC2"/>
    <w:rsid w:val="58392F62"/>
    <w:rsid w:val="584871FB"/>
    <w:rsid w:val="584B0198"/>
    <w:rsid w:val="584E388F"/>
    <w:rsid w:val="584E9919"/>
    <w:rsid w:val="585302E2"/>
    <w:rsid w:val="585E0FB6"/>
    <w:rsid w:val="58A5BCC0"/>
    <w:rsid w:val="58B08AA9"/>
    <w:rsid w:val="58E63EFF"/>
    <w:rsid w:val="58EEE194"/>
    <w:rsid w:val="58F35C27"/>
    <w:rsid w:val="58F6A85A"/>
    <w:rsid w:val="58F827F8"/>
    <w:rsid w:val="58FCC367"/>
    <w:rsid w:val="58FDCEB0"/>
    <w:rsid w:val="58FF3761"/>
    <w:rsid w:val="59046367"/>
    <w:rsid w:val="59189744"/>
    <w:rsid w:val="591FE535"/>
    <w:rsid w:val="592A9C6F"/>
    <w:rsid w:val="5935C138"/>
    <w:rsid w:val="593D9609"/>
    <w:rsid w:val="594CA3EA"/>
    <w:rsid w:val="594E5A6C"/>
    <w:rsid w:val="59536D18"/>
    <w:rsid w:val="595D2AD7"/>
    <w:rsid w:val="59666EE0"/>
    <w:rsid w:val="596D5712"/>
    <w:rsid w:val="598DC66D"/>
    <w:rsid w:val="599A79F3"/>
    <w:rsid w:val="59D1AFC5"/>
    <w:rsid w:val="59D7A28E"/>
    <w:rsid w:val="59F033FC"/>
    <w:rsid w:val="59F0F53F"/>
    <w:rsid w:val="59F288D6"/>
    <w:rsid w:val="5A1172AF"/>
    <w:rsid w:val="5A12DEAA"/>
    <w:rsid w:val="5A3B3F90"/>
    <w:rsid w:val="5A433760"/>
    <w:rsid w:val="5A474EC4"/>
    <w:rsid w:val="5A4C1F33"/>
    <w:rsid w:val="5A589DD7"/>
    <w:rsid w:val="5A5A91BE"/>
    <w:rsid w:val="5A86CA25"/>
    <w:rsid w:val="5A8CDD04"/>
    <w:rsid w:val="5A945DD3"/>
    <w:rsid w:val="5A9B705A"/>
    <w:rsid w:val="5AA153DF"/>
    <w:rsid w:val="5AB7324F"/>
    <w:rsid w:val="5AEBD9C8"/>
    <w:rsid w:val="5AFABDE1"/>
    <w:rsid w:val="5AFE56DF"/>
    <w:rsid w:val="5B09E126"/>
    <w:rsid w:val="5B0FF852"/>
    <w:rsid w:val="5B13E9C9"/>
    <w:rsid w:val="5B164FEA"/>
    <w:rsid w:val="5B1E5ACF"/>
    <w:rsid w:val="5B20C473"/>
    <w:rsid w:val="5B251B36"/>
    <w:rsid w:val="5B2D4A3D"/>
    <w:rsid w:val="5B3675EF"/>
    <w:rsid w:val="5B3A3C27"/>
    <w:rsid w:val="5B3DCD72"/>
    <w:rsid w:val="5B3FDF99"/>
    <w:rsid w:val="5B5457C9"/>
    <w:rsid w:val="5B5A954F"/>
    <w:rsid w:val="5B5F58D3"/>
    <w:rsid w:val="5B707618"/>
    <w:rsid w:val="5B7DA007"/>
    <w:rsid w:val="5B99D4CA"/>
    <w:rsid w:val="5BA7EF41"/>
    <w:rsid w:val="5BCC9A96"/>
    <w:rsid w:val="5BE51837"/>
    <w:rsid w:val="5BE75192"/>
    <w:rsid w:val="5BEC25E3"/>
    <w:rsid w:val="5BFFF425"/>
    <w:rsid w:val="5C09B9E2"/>
    <w:rsid w:val="5C0F8EA6"/>
    <w:rsid w:val="5C19B0E1"/>
    <w:rsid w:val="5C1CB0D1"/>
    <w:rsid w:val="5C346429"/>
    <w:rsid w:val="5C391456"/>
    <w:rsid w:val="5C3F08A3"/>
    <w:rsid w:val="5C5CF65D"/>
    <w:rsid w:val="5C71E18F"/>
    <w:rsid w:val="5C7DB6CE"/>
    <w:rsid w:val="5C846DAB"/>
    <w:rsid w:val="5C9B7E5B"/>
    <w:rsid w:val="5C9E19B1"/>
    <w:rsid w:val="5C9F0CCA"/>
    <w:rsid w:val="5CA36BEE"/>
    <w:rsid w:val="5CAD2490"/>
    <w:rsid w:val="5CCD9DE3"/>
    <w:rsid w:val="5CF3DDCA"/>
    <w:rsid w:val="5CFA6E7B"/>
    <w:rsid w:val="5D01F06A"/>
    <w:rsid w:val="5D0C7FB6"/>
    <w:rsid w:val="5D10C329"/>
    <w:rsid w:val="5D1EE17C"/>
    <w:rsid w:val="5D293066"/>
    <w:rsid w:val="5D3AA057"/>
    <w:rsid w:val="5D5BF094"/>
    <w:rsid w:val="5D65D658"/>
    <w:rsid w:val="5D720B2E"/>
    <w:rsid w:val="5D7C360D"/>
    <w:rsid w:val="5DB375C0"/>
    <w:rsid w:val="5DBB6E23"/>
    <w:rsid w:val="5DD1154C"/>
    <w:rsid w:val="5DD19E85"/>
    <w:rsid w:val="5DDB44DA"/>
    <w:rsid w:val="5DE9F727"/>
    <w:rsid w:val="5DF6E0C9"/>
    <w:rsid w:val="5DF9201F"/>
    <w:rsid w:val="5DFE93A9"/>
    <w:rsid w:val="5E167794"/>
    <w:rsid w:val="5E1C488C"/>
    <w:rsid w:val="5E2AC12D"/>
    <w:rsid w:val="5E726879"/>
    <w:rsid w:val="5E7F7F1E"/>
    <w:rsid w:val="5E8FC014"/>
    <w:rsid w:val="5E998678"/>
    <w:rsid w:val="5EA1436B"/>
    <w:rsid w:val="5EA866A8"/>
    <w:rsid w:val="5EB9172F"/>
    <w:rsid w:val="5EBF34E8"/>
    <w:rsid w:val="5EC8B242"/>
    <w:rsid w:val="5EDF12A5"/>
    <w:rsid w:val="5EE840F3"/>
    <w:rsid w:val="5EFF57DA"/>
    <w:rsid w:val="5F0AAE98"/>
    <w:rsid w:val="5F0ABC85"/>
    <w:rsid w:val="5F0F4358"/>
    <w:rsid w:val="5F1308CE"/>
    <w:rsid w:val="5F186C10"/>
    <w:rsid w:val="5F59CB0E"/>
    <w:rsid w:val="5F646DD7"/>
    <w:rsid w:val="5F73E732"/>
    <w:rsid w:val="5F98605D"/>
    <w:rsid w:val="5FA01882"/>
    <w:rsid w:val="5FB2340D"/>
    <w:rsid w:val="5FB96050"/>
    <w:rsid w:val="5FC20D28"/>
    <w:rsid w:val="5FC37039"/>
    <w:rsid w:val="5FD9FB73"/>
    <w:rsid w:val="5FDC9896"/>
    <w:rsid w:val="5FDFB685"/>
    <w:rsid w:val="5FE8B90F"/>
    <w:rsid w:val="5FEEFECC"/>
    <w:rsid w:val="600248B6"/>
    <w:rsid w:val="600DC24C"/>
    <w:rsid w:val="602C2888"/>
    <w:rsid w:val="60442286"/>
    <w:rsid w:val="604675E5"/>
    <w:rsid w:val="60552106"/>
    <w:rsid w:val="6057B033"/>
    <w:rsid w:val="6061F390"/>
    <w:rsid w:val="607B526D"/>
    <w:rsid w:val="608A6C09"/>
    <w:rsid w:val="60934592"/>
    <w:rsid w:val="60A01F92"/>
    <w:rsid w:val="60B887A3"/>
    <w:rsid w:val="60B8DF84"/>
    <w:rsid w:val="60BB32D2"/>
    <w:rsid w:val="60BF984F"/>
    <w:rsid w:val="60C056E1"/>
    <w:rsid w:val="60CF35DC"/>
    <w:rsid w:val="60DCA3C4"/>
    <w:rsid w:val="60E0E216"/>
    <w:rsid w:val="60F6D4F2"/>
    <w:rsid w:val="60F733A7"/>
    <w:rsid w:val="6104519E"/>
    <w:rsid w:val="61175F4A"/>
    <w:rsid w:val="6118C4CE"/>
    <w:rsid w:val="61272C78"/>
    <w:rsid w:val="61380541"/>
    <w:rsid w:val="613CECE4"/>
    <w:rsid w:val="6146CC5B"/>
    <w:rsid w:val="615AFFF1"/>
    <w:rsid w:val="616243B0"/>
    <w:rsid w:val="617A3799"/>
    <w:rsid w:val="617F5739"/>
    <w:rsid w:val="61905F7D"/>
    <w:rsid w:val="619966E6"/>
    <w:rsid w:val="619FA895"/>
    <w:rsid w:val="61A7A4CC"/>
    <w:rsid w:val="61BE9819"/>
    <w:rsid w:val="6219AD37"/>
    <w:rsid w:val="62512B38"/>
    <w:rsid w:val="62594656"/>
    <w:rsid w:val="626D6D23"/>
    <w:rsid w:val="627419CC"/>
    <w:rsid w:val="62BA4797"/>
    <w:rsid w:val="62CB4E0B"/>
    <w:rsid w:val="62CEE651"/>
    <w:rsid w:val="62D76FF4"/>
    <w:rsid w:val="62E5A614"/>
    <w:rsid w:val="62EBDAC2"/>
    <w:rsid w:val="62F13DDA"/>
    <w:rsid w:val="63098F31"/>
    <w:rsid w:val="6316672F"/>
    <w:rsid w:val="63248B54"/>
    <w:rsid w:val="6326022C"/>
    <w:rsid w:val="632A6F36"/>
    <w:rsid w:val="632EC2E0"/>
    <w:rsid w:val="6342D222"/>
    <w:rsid w:val="6343630C"/>
    <w:rsid w:val="634827AB"/>
    <w:rsid w:val="634BCEC5"/>
    <w:rsid w:val="63577322"/>
    <w:rsid w:val="638BCFB8"/>
    <w:rsid w:val="639307EA"/>
    <w:rsid w:val="639E4227"/>
    <w:rsid w:val="63A0C02F"/>
    <w:rsid w:val="63B4DBF6"/>
    <w:rsid w:val="63C539AE"/>
    <w:rsid w:val="63C7FC35"/>
    <w:rsid w:val="63DD3218"/>
    <w:rsid w:val="63E6B708"/>
    <w:rsid w:val="63E924BB"/>
    <w:rsid w:val="64041285"/>
    <w:rsid w:val="640439C4"/>
    <w:rsid w:val="6410F350"/>
    <w:rsid w:val="642A3490"/>
    <w:rsid w:val="64591A70"/>
    <w:rsid w:val="646BAD0A"/>
    <w:rsid w:val="6486F21B"/>
    <w:rsid w:val="6493EBAA"/>
    <w:rsid w:val="649C0B06"/>
    <w:rsid w:val="649EFDD1"/>
    <w:rsid w:val="64A8EFBF"/>
    <w:rsid w:val="64AA615B"/>
    <w:rsid w:val="64B045CD"/>
    <w:rsid w:val="64B30854"/>
    <w:rsid w:val="64B86A15"/>
    <w:rsid w:val="64CC308B"/>
    <w:rsid w:val="64DA261C"/>
    <w:rsid w:val="64EA8C18"/>
    <w:rsid w:val="64FE2566"/>
    <w:rsid w:val="650AC196"/>
    <w:rsid w:val="6519E061"/>
    <w:rsid w:val="6535840D"/>
    <w:rsid w:val="65368BF3"/>
    <w:rsid w:val="654090BC"/>
    <w:rsid w:val="65528EF1"/>
    <w:rsid w:val="655FE00B"/>
    <w:rsid w:val="6585B9D9"/>
    <w:rsid w:val="658D0A26"/>
    <w:rsid w:val="658ED1DA"/>
    <w:rsid w:val="65B5A352"/>
    <w:rsid w:val="65C949FB"/>
    <w:rsid w:val="65DBAC74"/>
    <w:rsid w:val="65E2D788"/>
    <w:rsid w:val="66012AF2"/>
    <w:rsid w:val="6617C78A"/>
    <w:rsid w:val="6635B058"/>
    <w:rsid w:val="664BDA1A"/>
    <w:rsid w:val="6650BC1D"/>
    <w:rsid w:val="66600309"/>
    <w:rsid w:val="66685B7B"/>
    <w:rsid w:val="66930631"/>
    <w:rsid w:val="6694CBC3"/>
    <w:rsid w:val="6698ED96"/>
    <w:rsid w:val="66A21FF5"/>
    <w:rsid w:val="66C8550A"/>
    <w:rsid w:val="66D59E6A"/>
    <w:rsid w:val="66DF829C"/>
    <w:rsid w:val="671441BF"/>
    <w:rsid w:val="671E872A"/>
    <w:rsid w:val="672F8D44"/>
    <w:rsid w:val="673905B5"/>
    <w:rsid w:val="67442E95"/>
    <w:rsid w:val="6758AB60"/>
    <w:rsid w:val="67593840"/>
    <w:rsid w:val="6768C5BE"/>
    <w:rsid w:val="677941DF"/>
    <w:rsid w:val="677A6E37"/>
    <w:rsid w:val="67907103"/>
    <w:rsid w:val="67929C12"/>
    <w:rsid w:val="679C50F6"/>
    <w:rsid w:val="67AA7C70"/>
    <w:rsid w:val="67B12144"/>
    <w:rsid w:val="67B35F97"/>
    <w:rsid w:val="67CACC24"/>
    <w:rsid w:val="67D08DA0"/>
    <w:rsid w:val="67D9D3EE"/>
    <w:rsid w:val="67ED816D"/>
    <w:rsid w:val="6806BB92"/>
    <w:rsid w:val="68168936"/>
    <w:rsid w:val="682A750B"/>
    <w:rsid w:val="682D68D3"/>
    <w:rsid w:val="68302736"/>
    <w:rsid w:val="683BF637"/>
    <w:rsid w:val="684A6596"/>
    <w:rsid w:val="684AF0E4"/>
    <w:rsid w:val="686B14CE"/>
    <w:rsid w:val="686C1EBD"/>
    <w:rsid w:val="687223ED"/>
    <w:rsid w:val="687DCBCB"/>
    <w:rsid w:val="68894FD4"/>
    <w:rsid w:val="68901634"/>
    <w:rsid w:val="68A3E71D"/>
    <w:rsid w:val="68AFA81F"/>
    <w:rsid w:val="68B633E4"/>
    <w:rsid w:val="68B793A1"/>
    <w:rsid w:val="68DE3E24"/>
    <w:rsid w:val="690B02E0"/>
    <w:rsid w:val="69243132"/>
    <w:rsid w:val="69286160"/>
    <w:rsid w:val="692BF04E"/>
    <w:rsid w:val="692F9B63"/>
    <w:rsid w:val="696A47E7"/>
    <w:rsid w:val="69742CB0"/>
    <w:rsid w:val="69864FAC"/>
    <w:rsid w:val="69A6E1F2"/>
    <w:rsid w:val="69BF5E8A"/>
    <w:rsid w:val="69CEC962"/>
    <w:rsid w:val="69D31144"/>
    <w:rsid w:val="69D61F9C"/>
    <w:rsid w:val="69E1C06B"/>
    <w:rsid w:val="69E79CA4"/>
    <w:rsid w:val="69F974B9"/>
    <w:rsid w:val="6A0FE94F"/>
    <w:rsid w:val="6A1F941D"/>
    <w:rsid w:val="6A2B2FC8"/>
    <w:rsid w:val="6A2CF1AF"/>
    <w:rsid w:val="6A3AFA11"/>
    <w:rsid w:val="6A3CC03A"/>
    <w:rsid w:val="6A40C76A"/>
    <w:rsid w:val="6A6392EE"/>
    <w:rsid w:val="6A87B709"/>
    <w:rsid w:val="6A88CE6D"/>
    <w:rsid w:val="6A9E7D53"/>
    <w:rsid w:val="6ABF2BE3"/>
    <w:rsid w:val="6AD40DA3"/>
    <w:rsid w:val="6AE20370"/>
    <w:rsid w:val="6AF32AD6"/>
    <w:rsid w:val="6B0B7DC9"/>
    <w:rsid w:val="6B11A57E"/>
    <w:rsid w:val="6B18CDA7"/>
    <w:rsid w:val="6B227533"/>
    <w:rsid w:val="6B26E769"/>
    <w:rsid w:val="6B2B3B88"/>
    <w:rsid w:val="6B2DF77C"/>
    <w:rsid w:val="6B611FCF"/>
    <w:rsid w:val="6B719ED0"/>
    <w:rsid w:val="6B754A32"/>
    <w:rsid w:val="6B768808"/>
    <w:rsid w:val="6BC0766E"/>
    <w:rsid w:val="6BC66FD0"/>
    <w:rsid w:val="6BE259B9"/>
    <w:rsid w:val="6BFD0C8E"/>
    <w:rsid w:val="6C175D96"/>
    <w:rsid w:val="6C2C7E5D"/>
    <w:rsid w:val="6C2D02A3"/>
    <w:rsid w:val="6C41C687"/>
    <w:rsid w:val="6C4E0955"/>
    <w:rsid w:val="6C61E9CA"/>
    <w:rsid w:val="6C8B3EE0"/>
    <w:rsid w:val="6C8B6346"/>
    <w:rsid w:val="6CA49A10"/>
    <w:rsid w:val="6CB9816C"/>
    <w:rsid w:val="6CC1FF37"/>
    <w:rsid w:val="6CC2949D"/>
    <w:rsid w:val="6CCD865E"/>
    <w:rsid w:val="6CD422AD"/>
    <w:rsid w:val="6D04873A"/>
    <w:rsid w:val="6D11BAD9"/>
    <w:rsid w:val="6D42E7B0"/>
    <w:rsid w:val="6D4DED5D"/>
    <w:rsid w:val="6D50BC5E"/>
    <w:rsid w:val="6D577801"/>
    <w:rsid w:val="6D58E93E"/>
    <w:rsid w:val="6D7178C9"/>
    <w:rsid w:val="6DB117CF"/>
    <w:rsid w:val="6DB4264A"/>
    <w:rsid w:val="6DBCB704"/>
    <w:rsid w:val="6DCDA4D0"/>
    <w:rsid w:val="6DE1C8C5"/>
    <w:rsid w:val="6DF7932B"/>
    <w:rsid w:val="6E044F51"/>
    <w:rsid w:val="6E14F2A2"/>
    <w:rsid w:val="6E1B655A"/>
    <w:rsid w:val="6E20188B"/>
    <w:rsid w:val="6E29328F"/>
    <w:rsid w:val="6E2F1F6E"/>
    <w:rsid w:val="6E311FE9"/>
    <w:rsid w:val="6E53EC0F"/>
    <w:rsid w:val="6E83B6B0"/>
    <w:rsid w:val="6E8F1AC5"/>
    <w:rsid w:val="6E9AA9EB"/>
    <w:rsid w:val="6EA0579B"/>
    <w:rsid w:val="6EB4A871"/>
    <w:rsid w:val="6EC138D3"/>
    <w:rsid w:val="6EDBAEDE"/>
    <w:rsid w:val="6EDE68E0"/>
    <w:rsid w:val="6EEA4344"/>
    <w:rsid w:val="6EF388F9"/>
    <w:rsid w:val="6F1D2827"/>
    <w:rsid w:val="6F318695"/>
    <w:rsid w:val="6F45D2B7"/>
    <w:rsid w:val="6F49A740"/>
    <w:rsid w:val="6F49D450"/>
    <w:rsid w:val="6F4E2E44"/>
    <w:rsid w:val="6F52D733"/>
    <w:rsid w:val="6F5FB00E"/>
    <w:rsid w:val="6F781F4A"/>
    <w:rsid w:val="6FABFC22"/>
    <w:rsid w:val="6FF99FA0"/>
    <w:rsid w:val="700694D1"/>
    <w:rsid w:val="70094F73"/>
    <w:rsid w:val="701B3099"/>
    <w:rsid w:val="7033485A"/>
    <w:rsid w:val="703E41DC"/>
    <w:rsid w:val="70401692"/>
    <w:rsid w:val="70408D89"/>
    <w:rsid w:val="70476DD3"/>
    <w:rsid w:val="704D0CA4"/>
    <w:rsid w:val="705F2971"/>
    <w:rsid w:val="7064928D"/>
    <w:rsid w:val="7065BB1F"/>
    <w:rsid w:val="7072FF85"/>
    <w:rsid w:val="70739806"/>
    <w:rsid w:val="707DAFA0"/>
    <w:rsid w:val="70968C52"/>
    <w:rsid w:val="70A18BE2"/>
    <w:rsid w:val="70AEF716"/>
    <w:rsid w:val="70B0BF6A"/>
    <w:rsid w:val="70B63EF0"/>
    <w:rsid w:val="70C6CEE2"/>
    <w:rsid w:val="70CD56F6"/>
    <w:rsid w:val="70EC0366"/>
    <w:rsid w:val="70F22FFC"/>
    <w:rsid w:val="70F46B6E"/>
    <w:rsid w:val="710D41FA"/>
    <w:rsid w:val="7129536D"/>
    <w:rsid w:val="7131DCB3"/>
    <w:rsid w:val="713274DD"/>
    <w:rsid w:val="71375A65"/>
    <w:rsid w:val="713FE171"/>
    <w:rsid w:val="7145FE6A"/>
    <w:rsid w:val="714C70B7"/>
    <w:rsid w:val="71654CEA"/>
    <w:rsid w:val="71682027"/>
    <w:rsid w:val="71692552"/>
    <w:rsid w:val="71782E9C"/>
    <w:rsid w:val="717F5262"/>
    <w:rsid w:val="71825E63"/>
    <w:rsid w:val="7182E7A9"/>
    <w:rsid w:val="718715EB"/>
    <w:rsid w:val="719D77B4"/>
    <w:rsid w:val="71AABDB3"/>
    <w:rsid w:val="71C5198F"/>
    <w:rsid w:val="71D7F85D"/>
    <w:rsid w:val="71E25534"/>
    <w:rsid w:val="71F84249"/>
    <w:rsid w:val="722FB1FD"/>
    <w:rsid w:val="72623404"/>
    <w:rsid w:val="727F743B"/>
    <w:rsid w:val="7287F351"/>
    <w:rsid w:val="728BB163"/>
    <w:rsid w:val="72945042"/>
    <w:rsid w:val="72BC39A0"/>
    <w:rsid w:val="72C4BE9E"/>
    <w:rsid w:val="72CB9BC6"/>
    <w:rsid w:val="72E24C9C"/>
    <w:rsid w:val="72E4B283"/>
    <w:rsid w:val="72ED5D4E"/>
    <w:rsid w:val="730EFCB1"/>
    <w:rsid w:val="7319F57A"/>
    <w:rsid w:val="73254CF0"/>
    <w:rsid w:val="73286E27"/>
    <w:rsid w:val="732B2FA5"/>
    <w:rsid w:val="7332CCB5"/>
    <w:rsid w:val="73381E59"/>
    <w:rsid w:val="733A56C5"/>
    <w:rsid w:val="7349DD78"/>
    <w:rsid w:val="73542C7C"/>
    <w:rsid w:val="73628C39"/>
    <w:rsid w:val="736B12DE"/>
    <w:rsid w:val="73731A58"/>
    <w:rsid w:val="73855EC7"/>
    <w:rsid w:val="73A60D40"/>
    <w:rsid w:val="73AF1523"/>
    <w:rsid w:val="73F3EE5D"/>
    <w:rsid w:val="73FC8D16"/>
    <w:rsid w:val="740F93B9"/>
    <w:rsid w:val="742084BA"/>
    <w:rsid w:val="74399373"/>
    <w:rsid w:val="744E6C03"/>
    <w:rsid w:val="74511995"/>
    <w:rsid w:val="7465D890"/>
    <w:rsid w:val="746B7179"/>
    <w:rsid w:val="746FBC73"/>
    <w:rsid w:val="7484EA1C"/>
    <w:rsid w:val="74A143CA"/>
    <w:rsid w:val="74A4895D"/>
    <w:rsid w:val="74ACC4AB"/>
    <w:rsid w:val="74B2C4B6"/>
    <w:rsid w:val="74B8506D"/>
    <w:rsid w:val="74BCED66"/>
    <w:rsid w:val="74C0B121"/>
    <w:rsid w:val="74CF1299"/>
    <w:rsid w:val="74D08A37"/>
    <w:rsid w:val="74D5E31E"/>
    <w:rsid w:val="74E1F7DF"/>
    <w:rsid w:val="74FFF6D7"/>
    <w:rsid w:val="75134D11"/>
    <w:rsid w:val="751F373B"/>
    <w:rsid w:val="752030C1"/>
    <w:rsid w:val="75291EC4"/>
    <w:rsid w:val="752A3D3A"/>
    <w:rsid w:val="752FA5A2"/>
    <w:rsid w:val="75319F72"/>
    <w:rsid w:val="7542A6E1"/>
    <w:rsid w:val="754607DE"/>
    <w:rsid w:val="75609B19"/>
    <w:rsid w:val="756135DB"/>
    <w:rsid w:val="75642B91"/>
    <w:rsid w:val="756D163F"/>
    <w:rsid w:val="756D470C"/>
    <w:rsid w:val="75700FCC"/>
    <w:rsid w:val="75722FF9"/>
    <w:rsid w:val="7591DAFA"/>
    <w:rsid w:val="7591FD6B"/>
    <w:rsid w:val="759552BC"/>
    <w:rsid w:val="75A1EA6E"/>
    <w:rsid w:val="75A9BBAC"/>
    <w:rsid w:val="75D82D75"/>
    <w:rsid w:val="75E6348A"/>
    <w:rsid w:val="75E88940"/>
    <w:rsid w:val="75F1547D"/>
    <w:rsid w:val="75F42EF0"/>
    <w:rsid w:val="76011668"/>
    <w:rsid w:val="7603B473"/>
    <w:rsid w:val="760B59DA"/>
    <w:rsid w:val="76155A9B"/>
    <w:rsid w:val="76266370"/>
    <w:rsid w:val="76436D1F"/>
    <w:rsid w:val="7647A65E"/>
    <w:rsid w:val="7655A39B"/>
    <w:rsid w:val="7659BAE1"/>
    <w:rsid w:val="766752E9"/>
    <w:rsid w:val="768AD6C4"/>
    <w:rsid w:val="76AE3784"/>
    <w:rsid w:val="76BCD57A"/>
    <w:rsid w:val="76C28C5E"/>
    <w:rsid w:val="76D8F3C6"/>
    <w:rsid w:val="76DF4C0E"/>
    <w:rsid w:val="76EFBD3A"/>
    <w:rsid w:val="77091D62"/>
    <w:rsid w:val="77175EF0"/>
    <w:rsid w:val="7720AC33"/>
    <w:rsid w:val="772867F1"/>
    <w:rsid w:val="7733361D"/>
    <w:rsid w:val="774862F0"/>
    <w:rsid w:val="775200FE"/>
    <w:rsid w:val="7758A9B8"/>
    <w:rsid w:val="776ABD1C"/>
    <w:rsid w:val="7773C0DA"/>
    <w:rsid w:val="777957C1"/>
    <w:rsid w:val="77898645"/>
    <w:rsid w:val="778F625C"/>
    <w:rsid w:val="77A13FA9"/>
    <w:rsid w:val="77A80C96"/>
    <w:rsid w:val="77ACBBEB"/>
    <w:rsid w:val="77BECBE7"/>
    <w:rsid w:val="77D98DAE"/>
    <w:rsid w:val="77E16506"/>
    <w:rsid w:val="77ECA0CE"/>
    <w:rsid w:val="77F2EBB2"/>
    <w:rsid w:val="77FDC94B"/>
    <w:rsid w:val="78208A9F"/>
    <w:rsid w:val="783F2F07"/>
    <w:rsid w:val="7843022B"/>
    <w:rsid w:val="78533EF7"/>
    <w:rsid w:val="78613ED3"/>
    <w:rsid w:val="787B7571"/>
    <w:rsid w:val="7887438F"/>
    <w:rsid w:val="78A923F8"/>
    <w:rsid w:val="78AA1137"/>
    <w:rsid w:val="78B0E9C3"/>
    <w:rsid w:val="78DCBA8A"/>
    <w:rsid w:val="78E9ADF0"/>
    <w:rsid w:val="78F1FF22"/>
    <w:rsid w:val="78FC7C5E"/>
    <w:rsid w:val="79284443"/>
    <w:rsid w:val="794CF740"/>
    <w:rsid w:val="7952AFC0"/>
    <w:rsid w:val="7954A4D0"/>
    <w:rsid w:val="796C2592"/>
    <w:rsid w:val="79796070"/>
    <w:rsid w:val="7983600E"/>
    <w:rsid w:val="7987A1F7"/>
    <w:rsid w:val="7999ED81"/>
    <w:rsid w:val="799BFF4E"/>
    <w:rsid w:val="79A980F1"/>
    <w:rsid w:val="79BDC150"/>
    <w:rsid w:val="79F945F6"/>
    <w:rsid w:val="79FD4C13"/>
    <w:rsid w:val="79FE9F89"/>
    <w:rsid w:val="7A19227C"/>
    <w:rsid w:val="7A1D3295"/>
    <w:rsid w:val="7A2137E7"/>
    <w:rsid w:val="7A2A2083"/>
    <w:rsid w:val="7A2E6D6C"/>
    <w:rsid w:val="7A3618FE"/>
    <w:rsid w:val="7A43B990"/>
    <w:rsid w:val="7A4C35BD"/>
    <w:rsid w:val="7A5D3999"/>
    <w:rsid w:val="7A6988D5"/>
    <w:rsid w:val="7A6EAC5E"/>
    <w:rsid w:val="7A74550C"/>
    <w:rsid w:val="7A78CB6E"/>
    <w:rsid w:val="7A97AE53"/>
    <w:rsid w:val="7A9EDDDA"/>
    <w:rsid w:val="7AAA0A80"/>
    <w:rsid w:val="7AAA3306"/>
    <w:rsid w:val="7ABAD706"/>
    <w:rsid w:val="7ABF2CB2"/>
    <w:rsid w:val="7ABFD105"/>
    <w:rsid w:val="7AD44DDF"/>
    <w:rsid w:val="7ADEAE03"/>
    <w:rsid w:val="7AE34BC1"/>
    <w:rsid w:val="7AEFEECF"/>
    <w:rsid w:val="7AF564B3"/>
    <w:rsid w:val="7AFB494B"/>
    <w:rsid w:val="7AFFC2EB"/>
    <w:rsid w:val="7B1ADF70"/>
    <w:rsid w:val="7B1C1C85"/>
    <w:rsid w:val="7B30A8AF"/>
    <w:rsid w:val="7B3E8D4A"/>
    <w:rsid w:val="7B4D02D2"/>
    <w:rsid w:val="7B502AC5"/>
    <w:rsid w:val="7B546C24"/>
    <w:rsid w:val="7B5B0BE3"/>
    <w:rsid w:val="7B70DF1B"/>
    <w:rsid w:val="7B795993"/>
    <w:rsid w:val="7B7B1F02"/>
    <w:rsid w:val="7BB43D99"/>
    <w:rsid w:val="7BC44806"/>
    <w:rsid w:val="7BE40356"/>
    <w:rsid w:val="7BE8A236"/>
    <w:rsid w:val="7BF70979"/>
    <w:rsid w:val="7C01D667"/>
    <w:rsid w:val="7C32FEE0"/>
    <w:rsid w:val="7C386988"/>
    <w:rsid w:val="7C46959C"/>
    <w:rsid w:val="7C5FE04A"/>
    <w:rsid w:val="7C65E4EB"/>
    <w:rsid w:val="7C6C56EE"/>
    <w:rsid w:val="7C6EC812"/>
    <w:rsid w:val="7C91ADFA"/>
    <w:rsid w:val="7C98D575"/>
    <w:rsid w:val="7C99A09F"/>
    <w:rsid w:val="7CAA0221"/>
    <w:rsid w:val="7CC1E03F"/>
    <w:rsid w:val="7CE57DAD"/>
    <w:rsid w:val="7CF7ED39"/>
    <w:rsid w:val="7D082BF1"/>
    <w:rsid w:val="7D2A9658"/>
    <w:rsid w:val="7D2BFDD3"/>
    <w:rsid w:val="7D3DFCCB"/>
    <w:rsid w:val="7D45019F"/>
    <w:rsid w:val="7D65F138"/>
    <w:rsid w:val="7D731271"/>
    <w:rsid w:val="7DA04D98"/>
    <w:rsid w:val="7DAE0E50"/>
    <w:rsid w:val="7DC6E407"/>
    <w:rsid w:val="7DCB6492"/>
    <w:rsid w:val="7DE2BA5D"/>
    <w:rsid w:val="7DEBE834"/>
    <w:rsid w:val="7DF44F02"/>
    <w:rsid w:val="7DF69B15"/>
    <w:rsid w:val="7E050420"/>
    <w:rsid w:val="7E0BDA05"/>
    <w:rsid w:val="7E174BED"/>
    <w:rsid w:val="7E24D19F"/>
    <w:rsid w:val="7E2A6ABC"/>
    <w:rsid w:val="7E37C95D"/>
    <w:rsid w:val="7E506348"/>
    <w:rsid w:val="7E6176E1"/>
    <w:rsid w:val="7E7E4F1F"/>
    <w:rsid w:val="7E88198D"/>
    <w:rsid w:val="7E8D4FD0"/>
    <w:rsid w:val="7EA9A89C"/>
    <w:rsid w:val="7EB11652"/>
    <w:rsid w:val="7EBAD9A3"/>
    <w:rsid w:val="7EC518B8"/>
    <w:rsid w:val="7EC8FFD4"/>
    <w:rsid w:val="7ED34CCD"/>
    <w:rsid w:val="7EFFCBC5"/>
    <w:rsid w:val="7F05D525"/>
    <w:rsid w:val="7F15A254"/>
    <w:rsid w:val="7F19EA91"/>
    <w:rsid w:val="7F2D0B11"/>
    <w:rsid w:val="7F3B55FA"/>
    <w:rsid w:val="7F41FFFF"/>
    <w:rsid w:val="7F52C856"/>
    <w:rsid w:val="7F65308B"/>
    <w:rsid w:val="7F82C72E"/>
    <w:rsid w:val="7F962BAE"/>
    <w:rsid w:val="7F98A0B0"/>
    <w:rsid w:val="7FA63795"/>
    <w:rsid w:val="7FA839D4"/>
    <w:rsid w:val="7FB278ED"/>
    <w:rsid w:val="7FCBE004"/>
    <w:rsid w:val="7FE36541"/>
    <w:rsid w:val="7FE4CB12"/>
    <w:rsid w:val="7FF47CD0"/>
    <w:rsid w:val="7FF76F39"/>
    <w:rsid w:val="7FF7D68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DFB401"/>
  <w15:docId w15:val="{7AF96351-DC83-4EF9-80BF-C534734E5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3" w:line="248" w:lineRule="auto"/>
      <w:ind w:left="9" w:right="113" w:hanging="9"/>
      <w:jc w:val="both"/>
    </w:pPr>
    <w:rPr>
      <w:rFonts w:ascii="Calibri" w:eastAsia="Calibri" w:hAnsi="Calibri" w:cs="Calibri"/>
      <w:color w:val="000000"/>
      <w:sz w:val="19"/>
    </w:rPr>
  </w:style>
  <w:style w:type="paragraph" w:styleId="Heading1">
    <w:name w:val="heading 1"/>
    <w:next w:val="Normal"/>
    <w:link w:val="Heading1Char"/>
    <w:uiPriority w:val="9"/>
    <w:qFormat/>
    <w:pPr>
      <w:keepNext/>
      <w:keepLines/>
      <w:numPr>
        <w:numId w:val="3"/>
      </w:numPr>
      <w:spacing w:after="153"/>
      <w:ind w:left="19" w:hanging="10"/>
      <w:outlineLvl w:val="0"/>
    </w:pPr>
    <w:rPr>
      <w:rFonts w:ascii="Calibri" w:eastAsia="Calibri" w:hAnsi="Calibri" w:cs="Calibri"/>
      <w:b/>
      <w:color w:val="000000"/>
      <w:sz w:val="27"/>
    </w:rPr>
  </w:style>
  <w:style w:type="paragraph" w:styleId="Heading2">
    <w:name w:val="heading 2"/>
    <w:next w:val="Normal"/>
    <w:link w:val="Heading2Char"/>
    <w:uiPriority w:val="9"/>
    <w:unhideWhenUsed/>
    <w:qFormat/>
    <w:pPr>
      <w:keepNext/>
      <w:keepLines/>
      <w:numPr>
        <w:ilvl w:val="1"/>
        <w:numId w:val="3"/>
      </w:numPr>
      <w:spacing w:after="148"/>
      <w:ind w:left="19" w:hanging="10"/>
      <w:outlineLvl w:val="1"/>
    </w:pPr>
    <w:rPr>
      <w:rFonts w:ascii="Calibri" w:eastAsia="Calibri" w:hAnsi="Calibri" w:cs="Calibri"/>
      <w:b/>
      <w:color w:val="000000"/>
      <w:sz w:val="23"/>
    </w:rPr>
  </w:style>
  <w:style w:type="paragraph" w:styleId="Heading3">
    <w:name w:val="heading 3"/>
    <w:basedOn w:val="Normal"/>
    <w:next w:val="Normal"/>
    <w:link w:val="Heading3Char"/>
    <w:autoRedefine/>
    <w:uiPriority w:val="9"/>
    <w:unhideWhenUsed/>
    <w:qFormat/>
    <w:rsid w:val="00AD7D41"/>
    <w:pPr>
      <w:keepNext/>
      <w:keepLines/>
      <w:spacing w:before="40" w:after="0" w:line="240" w:lineRule="auto"/>
      <w:jc w:val="left"/>
      <w:outlineLvl w:val="2"/>
    </w:pPr>
    <w:rPr>
      <w:rFonts w:asciiTheme="minorHAnsi" w:eastAsiaTheme="majorEastAsia" w:hAnsiTheme="minorHAnsi" w:cstheme="minorHAnsi"/>
      <w:b/>
      <w:color w:val="auto"/>
      <w:sz w:val="20"/>
      <w:szCs w:val="20"/>
    </w:rPr>
  </w:style>
  <w:style w:type="paragraph" w:styleId="Heading4">
    <w:name w:val="heading 4"/>
    <w:basedOn w:val="Normal"/>
    <w:next w:val="Normal"/>
    <w:link w:val="Heading4Char"/>
    <w:uiPriority w:val="9"/>
    <w:unhideWhenUsed/>
    <w:qFormat/>
    <w:rsid w:val="00FF51D9"/>
    <w:pPr>
      <w:keepNext/>
      <w:keepLines/>
      <w:spacing w:before="40" w:after="0"/>
      <w:outlineLvl w:val="3"/>
    </w:pPr>
    <w:rPr>
      <w:rFonts w:asciiTheme="majorHAnsi" w:eastAsiaTheme="majorEastAsia" w:hAnsiTheme="majorHAnsi"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3"/>
    </w:rPr>
  </w:style>
  <w:style w:type="character" w:customStyle="1" w:styleId="Heading1Char">
    <w:name w:val="Heading 1 Char"/>
    <w:link w:val="Heading1"/>
    <w:rPr>
      <w:rFonts w:ascii="Calibri" w:eastAsia="Calibri" w:hAnsi="Calibri" w:cs="Calibri"/>
      <w:b/>
      <w:color w:val="000000"/>
      <w:sz w:val="27"/>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customStyle="1" w:styleId="Normal1">
    <w:name w:val="Normal1"/>
    <w:qFormat/>
    <w:rsid w:val="00390AF0"/>
    <w:pPr>
      <w:spacing w:after="83" w:line="248" w:lineRule="auto"/>
      <w:ind w:left="9" w:right="113" w:hanging="9"/>
      <w:jc w:val="both"/>
    </w:pPr>
    <w:rPr>
      <w:rFonts w:ascii="Calibri" w:eastAsia="Calibri" w:hAnsi="Calibri" w:cs="Calibri"/>
      <w:color w:val="000000"/>
      <w:sz w:val="19"/>
      <w:szCs w:val="19"/>
      <w:lang w:eastAsia="ja-JP"/>
    </w:rPr>
  </w:style>
  <w:style w:type="character" w:customStyle="1" w:styleId="Heading3Char">
    <w:name w:val="Heading 3 Char"/>
    <w:basedOn w:val="DefaultParagraphFont"/>
    <w:link w:val="Heading3"/>
    <w:uiPriority w:val="9"/>
    <w:rsid w:val="00FF51D9"/>
    <w:rPr>
      <w:rFonts w:eastAsiaTheme="majorEastAsia" w:cstheme="minorHAnsi"/>
      <w:b/>
      <w:sz w:val="20"/>
      <w:szCs w:val="20"/>
    </w:rPr>
  </w:style>
  <w:style w:type="paragraph" w:styleId="NormalWeb">
    <w:name w:val="Normal (Web)"/>
    <w:basedOn w:val="Normal"/>
    <w:uiPriority w:val="99"/>
    <w:semiHidden/>
    <w:unhideWhenUsed/>
    <w:rsid w:val="00390AF0"/>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table" w:customStyle="1" w:styleId="TableGrid0">
    <w:name w:val="Table Grid0"/>
    <w:basedOn w:val="TableNormal"/>
    <w:uiPriority w:val="39"/>
    <w:rsid w:val="00390AF0"/>
    <w:pPr>
      <w:spacing w:after="0" w:line="240" w:lineRule="auto"/>
      <w:ind w:left="9" w:right="113"/>
      <w:jc w:val="both"/>
    </w:pPr>
    <w:rPr>
      <w:rFonts w:ascii="Calibri" w:eastAsia="Calibri" w:hAnsi="Calibri" w:cs="Calibri"/>
      <w:sz w:val="19"/>
      <w:szCs w:val="19"/>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0AF0"/>
    <w:pPr>
      <w:numPr>
        <w:numId w:val="0"/>
      </w:num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32715E"/>
    <w:pPr>
      <w:tabs>
        <w:tab w:val="right" w:leader="dot" w:pos="9284"/>
      </w:tabs>
      <w:spacing w:after="100"/>
      <w:ind w:left="0"/>
    </w:pPr>
  </w:style>
  <w:style w:type="paragraph" w:styleId="TOC2">
    <w:name w:val="toc 2"/>
    <w:basedOn w:val="Normal"/>
    <w:next w:val="Normal"/>
    <w:autoRedefine/>
    <w:uiPriority w:val="39"/>
    <w:unhideWhenUsed/>
    <w:rsid w:val="005D3D34"/>
    <w:pPr>
      <w:spacing w:after="100"/>
      <w:ind w:left="190"/>
    </w:pPr>
  </w:style>
  <w:style w:type="paragraph" w:styleId="TOC3">
    <w:name w:val="toc 3"/>
    <w:basedOn w:val="Normal"/>
    <w:next w:val="Normal"/>
    <w:autoRedefine/>
    <w:uiPriority w:val="39"/>
    <w:unhideWhenUsed/>
    <w:rsid w:val="00FD48A6"/>
    <w:pPr>
      <w:tabs>
        <w:tab w:val="right" w:leader="dot" w:pos="9284"/>
      </w:tabs>
      <w:spacing w:after="100"/>
      <w:ind w:left="380"/>
    </w:pPr>
  </w:style>
  <w:style w:type="character" w:styleId="Hyperlink">
    <w:name w:val="Hyperlink"/>
    <w:basedOn w:val="DefaultParagraphFont"/>
    <w:uiPriority w:val="99"/>
    <w:unhideWhenUsed/>
    <w:rsid w:val="00390AF0"/>
    <w:rPr>
      <w:color w:val="0563C1" w:themeColor="hyperlink"/>
      <w:u w:val="single"/>
    </w:rPr>
  </w:style>
  <w:style w:type="numbering" w:customStyle="1" w:styleId="CurrentList1">
    <w:name w:val="Current List1"/>
    <w:uiPriority w:val="99"/>
    <w:rsid w:val="00390AF0"/>
    <w:pPr>
      <w:numPr>
        <w:numId w:val="6"/>
      </w:numPr>
    </w:pPr>
  </w:style>
  <w:style w:type="paragraph" w:styleId="Header">
    <w:name w:val="header"/>
    <w:basedOn w:val="Normal"/>
    <w:link w:val="HeaderChar"/>
    <w:uiPriority w:val="99"/>
    <w:unhideWhenUsed/>
    <w:rsid w:val="008E2D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7B5"/>
    <w:rPr>
      <w:rFonts w:ascii="Calibri" w:eastAsia="Calibri" w:hAnsi="Calibri" w:cs="Calibri"/>
      <w:color w:val="000000"/>
      <w:sz w:val="19"/>
    </w:rPr>
  </w:style>
  <w:style w:type="paragraph" w:styleId="Footer">
    <w:name w:val="footer"/>
    <w:basedOn w:val="Normal"/>
    <w:link w:val="FooterChar"/>
    <w:uiPriority w:val="99"/>
    <w:unhideWhenUsed/>
    <w:rsid w:val="008E2D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7B5"/>
    <w:rPr>
      <w:rFonts w:ascii="Calibri" w:eastAsia="Calibri" w:hAnsi="Calibri" w:cs="Calibri"/>
      <w:color w:val="000000"/>
      <w:sz w:val="19"/>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774D5"/>
    <w:pPr>
      <w:spacing w:after="0" w:line="240" w:lineRule="auto"/>
    </w:pPr>
    <w:rPr>
      <w:rFonts w:ascii="Calibri" w:eastAsia="Calibri" w:hAnsi="Calibri" w:cs="Calibri"/>
      <w:color w:val="000000"/>
      <w:sz w:val="19"/>
    </w:rPr>
  </w:style>
  <w:style w:type="paragraph" w:styleId="CommentSubject">
    <w:name w:val="annotation subject"/>
    <w:basedOn w:val="CommentText"/>
    <w:next w:val="CommentText"/>
    <w:link w:val="CommentSubjectChar"/>
    <w:uiPriority w:val="99"/>
    <w:semiHidden/>
    <w:unhideWhenUsed/>
    <w:rsid w:val="00A675A9"/>
    <w:rPr>
      <w:b/>
      <w:bCs/>
    </w:rPr>
  </w:style>
  <w:style w:type="character" w:customStyle="1" w:styleId="CommentSubjectChar">
    <w:name w:val="Comment Subject Char"/>
    <w:basedOn w:val="CommentTextChar"/>
    <w:link w:val="CommentSubject"/>
    <w:uiPriority w:val="99"/>
    <w:semiHidden/>
    <w:rsid w:val="00A675A9"/>
    <w:rPr>
      <w:rFonts w:ascii="Calibri" w:eastAsia="Calibri" w:hAnsi="Calibri" w:cs="Calibri"/>
      <w:b/>
      <w:bCs/>
      <w:color w:val="000000"/>
      <w:sz w:val="20"/>
      <w:szCs w:val="20"/>
    </w:rPr>
  </w:style>
  <w:style w:type="character" w:customStyle="1" w:styleId="Heading4Char">
    <w:name w:val="Heading 4 Char"/>
    <w:basedOn w:val="DefaultParagraphFont"/>
    <w:link w:val="Heading4"/>
    <w:uiPriority w:val="9"/>
    <w:rsid w:val="00FF51D9"/>
    <w:rPr>
      <w:rFonts w:asciiTheme="majorHAnsi" w:eastAsiaTheme="majorEastAsia" w:hAnsiTheme="majorHAnsi" w:cstheme="majorBidi"/>
      <w:b/>
      <w:i/>
      <w:iCs/>
      <w:color w:val="000000" w:themeColor="text1"/>
      <w:sz w:val="19"/>
    </w:rPr>
  </w:style>
  <w:style w:type="character" w:styleId="UnresolvedMention">
    <w:name w:val="Unresolved Mention"/>
    <w:basedOn w:val="DefaultParagraphFont"/>
    <w:uiPriority w:val="99"/>
    <w:semiHidden/>
    <w:unhideWhenUsed/>
    <w:rsid w:val="005E3373"/>
    <w:rPr>
      <w:color w:val="605E5C"/>
      <w:shd w:val="clear" w:color="auto" w:fill="E1DFDD"/>
    </w:rPr>
  </w:style>
  <w:style w:type="character" w:styleId="FollowedHyperlink">
    <w:name w:val="FollowedHyperlink"/>
    <w:basedOn w:val="DefaultParagraphFont"/>
    <w:uiPriority w:val="99"/>
    <w:semiHidden/>
    <w:unhideWhenUsed/>
    <w:rsid w:val="005E3373"/>
    <w:rPr>
      <w:color w:val="954F72" w:themeColor="followedHyperlink"/>
      <w:u w:val="single"/>
    </w:rPr>
  </w:style>
  <w:style w:type="table" w:customStyle="1" w:styleId="TableGrid">
    <w:name w:val="TableGrid"/>
    <w:rsid w:val="00C43E9C"/>
    <w:pPr>
      <w:spacing w:after="0" w:line="240" w:lineRule="auto"/>
    </w:pPr>
    <w:tblPr>
      <w:tblCellMar>
        <w:top w:w="0" w:type="dxa"/>
        <w:left w:w="0" w:type="dxa"/>
        <w:bottom w:w="0" w:type="dxa"/>
        <w:right w:w="0" w:type="dxa"/>
      </w:tblCellMar>
    </w:tblPr>
  </w:style>
  <w:style w:type="table" w:styleId="TableGrid2">
    <w:name w:val="Table Grid"/>
    <w:basedOn w:val="TableNormal"/>
    <w:uiPriority w:val="39"/>
    <w:rsid w:val="00C43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112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33" Type="http://schemas.openxmlformats.org/officeDocument/2006/relationships/image" Target="media/image15.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3.xml"/><Relationship Id="rId28" Type="http://schemas.openxmlformats.org/officeDocument/2006/relationships/image" Target="media/image11.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 Id="rId27" Type="http://schemas.openxmlformats.org/officeDocument/2006/relationships/image" Target="media/image10.png"/><Relationship Id="rId30"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A64F58F1B5AB468600DB67AD8C655F" ma:contentTypeVersion="8" ma:contentTypeDescription="Create a new document." ma:contentTypeScope="" ma:versionID="8436f571f280643a4d4fc7c0f7632b91">
  <xsd:schema xmlns:xsd="http://www.w3.org/2001/XMLSchema" xmlns:xs="http://www.w3.org/2001/XMLSchema" xmlns:p="http://schemas.microsoft.com/office/2006/metadata/properties" xmlns:ns2="e55147dc-4988-41b1-8186-b9ede256793a" xmlns:ns3="0ea162fe-7146-4854-8fe0-328fa59d3695" targetNamespace="http://schemas.microsoft.com/office/2006/metadata/properties" ma:root="true" ma:fieldsID="d1aa4bd691dc08d4c56e5dd5a08c2b0e" ns2:_="" ns3:_="">
    <xsd:import namespace="e55147dc-4988-41b1-8186-b9ede256793a"/>
    <xsd:import namespace="0ea162fe-7146-4854-8fe0-328fa59d369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5147dc-4988-41b1-8186-b9ede25679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2e49ff12-39f2-416e-aa91-245a66e61047"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a162fe-7146-4854-8fe0-328fa59d369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2257f64-f08b-4762-a600-7d172ef639eb}" ma:internalName="TaxCatchAll" ma:showField="CatchAllData" ma:web="0ea162fe-7146-4854-8fe0-328fa59d3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0ea162fe-7146-4854-8fe0-328fa59d3695" xsi:nil="true"/>
    <lcf76f155ced4ddcb4097134ff3c332f xmlns="e55147dc-4988-41b1-8186-b9ede256793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426D1C1-F884-44A6-83AF-083B73EAF9D4}">
  <ds:schemaRefs>
    <ds:schemaRef ds:uri="http://schemas.microsoft.com/sharepoint/v3/contenttype/forms"/>
  </ds:schemaRefs>
</ds:datastoreItem>
</file>

<file path=customXml/itemProps2.xml><?xml version="1.0" encoding="utf-8"?>
<ds:datastoreItem xmlns:ds="http://schemas.openxmlformats.org/officeDocument/2006/customXml" ds:itemID="{9C73962E-984D-4349-88BD-9B50A1244E70}">
  <ds:schemaRefs>
    <ds:schemaRef ds:uri="http://schemas.openxmlformats.org/officeDocument/2006/bibliography"/>
  </ds:schemaRefs>
</ds:datastoreItem>
</file>

<file path=customXml/itemProps3.xml><?xml version="1.0" encoding="utf-8"?>
<ds:datastoreItem xmlns:ds="http://schemas.openxmlformats.org/officeDocument/2006/customXml" ds:itemID="{38E15B2A-511F-4AA3-AE16-A47D760098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5147dc-4988-41b1-8186-b9ede256793a"/>
    <ds:schemaRef ds:uri="0ea162fe-7146-4854-8fe0-328fa59d3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4B55D7-4B03-4D3B-ABAB-762BD951A71F}">
  <ds:schemaRefs>
    <ds:schemaRef ds:uri="http://schemas.microsoft.com/office/2006/metadata/properties"/>
    <ds:schemaRef ds:uri="http://schemas.microsoft.com/office/infopath/2007/PartnerControls"/>
    <ds:schemaRef ds:uri="0ea162fe-7146-4854-8fe0-328fa59d3695"/>
    <ds:schemaRef ds:uri="e55147dc-4988-41b1-8186-b9ede256793a"/>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16</Pages>
  <Words>5158</Words>
  <Characters>29407</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34497</CharactersWithSpaces>
  <SharedDoc>false</SharedDoc>
  <HLinks>
    <vt:vector size="288" baseType="variant">
      <vt:variant>
        <vt:i4>393251</vt:i4>
      </vt:variant>
      <vt:variant>
        <vt:i4>261</vt:i4>
      </vt:variant>
      <vt:variant>
        <vt:i4>0</vt:i4>
      </vt:variant>
      <vt:variant>
        <vt:i4>5</vt:i4>
      </vt:variant>
      <vt:variant>
        <vt:lpwstr/>
      </vt:variant>
      <vt:variant>
        <vt:lpwstr>_A.3_Critical_Path</vt:lpwstr>
      </vt:variant>
      <vt:variant>
        <vt:i4>6226020</vt:i4>
      </vt:variant>
      <vt:variant>
        <vt:i4>258</vt:i4>
      </vt:variant>
      <vt:variant>
        <vt:i4>0</vt:i4>
      </vt:variant>
      <vt:variant>
        <vt:i4>5</vt:i4>
      </vt:variant>
      <vt:variant>
        <vt:lpwstr/>
      </vt:variant>
      <vt:variant>
        <vt:lpwstr>_A.2.3_Weekly_View</vt:lpwstr>
      </vt:variant>
      <vt:variant>
        <vt:i4>6160484</vt:i4>
      </vt:variant>
      <vt:variant>
        <vt:i4>255</vt:i4>
      </vt:variant>
      <vt:variant>
        <vt:i4>0</vt:i4>
      </vt:variant>
      <vt:variant>
        <vt:i4>5</vt:i4>
      </vt:variant>
      <vt:variant>
        <vt:lpwstr/>
      </vt:variant>
      <vt:variant>
        <vt:lpwstr>_A.2.2_Weekly_View</vt:lpwstr>
      </vt:variant>
      <vt:variant>
        <vt:i4>1310742</vt:i4>
      </vt:variant>
      <vt:variant>
        <vt:i4>252</vt:i4>
      </vt:variant>
      <vt:variant>
        <vt:i4>0</vt:i4>
      </vt:variant>
      <vt:variant>
        <vt:i4>5</vt:i4>
      </vt:variant>
      <vt:variant>
        <vt:lpwstr/>
      </vt:variant>
      <vt:variant>
        <vt:lpwstr>_A.1.1_TypeScript</vt:lpwstr>
      </vt:variant>
      <vt:variant>
        <vt:i4>262202</vt:i4>
      </vt:variant>
      <vt:variant>
        <vt:i4>249</vt:i4>
      </vt:variant>
      <vt:variant>
        <vt:i4>0</vt:i4>
      </vt:variant>
      <vt:variant>
        <vt:i4>5</vt:i4>
      </vt:variant>
      <vt:variant>
        <vt:lpwstr/>
      </vt:variant>
      <vt:variant>
        <vt:lpwstr>_A.1_Additional_Technology</vt:lpwstr>
      </vt:variant>
      <vt:variant>
        <vt:i4>3866628</vt:i4>
      </vt:variant>
      <vt:variant>
        <vt:i4>246</vt:i4>
      </vt:variant>
      <vt:variant>
        <vt:i4>0</vt:i4>
      </vt:variant>
      <vt:variant>
        <vt:i4>5</vt:i4>
      </vt:variant>
      <vt:variant>
        <vt:lpwstr/>
      </vt:variant>
      <vt:variant>
        <vt:lpwstr>_A.5_Draft_Requirements</vt:lpwstr>
      </vt:variant>
      <vt:variant>
        <vt:i4>7798859</vt:i4>
      </vt:variant>
      <vt:variant>
        <vt:i4>243</vt:i4>
      </vt:variant>
      <vt:variant>
        <vt:i4>0</vt:i4>
      </vt:variant>
      <vt:variant>
        <vt:i4>5</vt:i4>
      </vt:variant>
      <vt:variant>
        <vt:lpwstr/>
      </vt:variant>
      <vt:variant>
        <vt:lpwstr>_A.4.3_Keith_Donaldson</vt:lpwstr>
      </vt:variant>
      <vt:variant>
        <vt:i4>917557</vt:i4>
      </vt:variant>
      <vt:variant>
        <vt:i4>240</vt:i4>
      </vt:variant>
      <vt:variant>
        <vt:i4>0</vt:i4>
      </vt:variant>
      <vt:variant>
        <vt:i4>5</vt:i4>
      </vt:variant>
      <vt:variant>
        <vt:lpwstr/>
      </vt:variant>
      <vt:variant>
        <vt:lpwstr>_A.4.2_Susan_Doherty</vt:lpwstr>
      </vt:variant>
      <vt:variant>
        <vt:i4>4587635</vt:i4>
      </vt:variant>
      <vt:variant>
        <vt:i4>237</vt:i4>
      </vt:variant>
      <vt:variant>
        <vt:i4>0</vt:i4>
      </vt:variant>
      <vt:variant>
        <vt:i4>5</vt:i4>
      </vt:variant>
      <vt:variant>
        <vt:lpwstr/>
      </vt:variant>
      <vt:variant>
        <vt:lpwstr>_A.4.1_Caroline_Johnson</vt:lpwstr>
      </vt:variant>
      <vt:variant>
        <vt:i4>1638458</vt:i4>
      </vt:variant>
      <vt:variant>
        <vt:i4>230</vt:i4>
      </vt:variant>
      <vt:variant>
        <vt:i4>0</vt:i4>
      </vt:variant>
      <vt:variant>
        <vt:i4>5</vt:i4>
      </vt:variant>
      <vt:variant>
        <vt:lpwstr/>
      </vt:variant>
      <vt:variant>
        <vt:lpwstr>_Toc127986430</vt:lpwstr>
      </vt:variant>
      <vt:variant>
        <vt:i4>1572922</vt:i4>
      </vt:variant>
      <vt:variant>
        <vt:i4>224</vt:i4>
      </vt:variant>
      <vt:variant>
        <vt:i4>0</vt:i4>
      </vt:variant>
      <vt:variant>
        <vt:i4>5</vt:i4>
      </vt:variant>
      <vt:variant>
        <vt:lpwstr/>
      </vt:variant>
      <vt:variant>
        <vt:lpwstr>_Toc127986429</vt:lpwstr>
      </vt:variant>
      <vt:variant>
        <vt:i4>1572922</vt:i4>
      </vt:variant>
      <vt:variant>
        <vt:i4>218</vt:i4>
      </vt:variant>
      <vt:variant>
        <vt:i4>0</vt:i4>
      </vt:variant>
      <vt:variant>
        <vt:i4>5</vt:i4>
      </vt:variant>
      <vt:variant>
        <vt:lpwstr/>
      </vt:variant>
      <vt:variant>
        <vt:lpwstr>_Toc127986428</vt:lpwstr>
      </vt:variant>
      <vt:variant>
        <vt:i4>1572922</vt:i4>
      </vt:variant>
      <vt:variant>
        <vt:i4>212</vt:i4>
      </vt:variant>
      <vt:variant>
        <vt:i4>0</vt:i4>
      </vt:variant>
      <vt:variant>
        <vt:i4>5</vt:i4>
      </vt:variant>
      <vt:variant>
        <vt:lpwstr/>
      </vt:variant>
      <vt:variant>
        <vt:lpwstr>_Toc127986427</vt:lpwstr>
      </vt:variant>
      <vt:variant>
        <vt:i4>1572922</vt:i4>
      </vt:variant>
      <vt:variant>
        <vt:i4>206</vt:i4>
      </vt:variant>
      <vt:variant>
        <vt:i4>0</vt:i4>
      </vt:variant>
      <vt:variant>
        <vt:i4>5</vt:i4>
      </vt:variant>
      <vt:variant>
        <vt:lpwstr/>
      </vt:variant>
      <vt:variant>
        <vt:lpwstr>_Toc127986426</vt:lpwstr>
      </vt:variant>
      <vt:variant>
        <vt:i4>1572922</vt:i4>
      </vt:variant>
      <vt:variant>
        <vt:i4>200</vt:i4>
      </vt:variant>
      <vt:variant>
        <vt:i4>0</vt:i4>
      </vt:variant>
      <vt:variant>
        <vt:i4>5</vt:i4>
      </vt:variant>
      <vt:variant>
        <vt:lpwstr/>
      </vt:variant>
      <vt:variant>
        <vt:lpwstr>_Toc127986425</vt:lpwstr>
      </vt:variant>
      <vt:variant>
        <vt:i4>1572922</vt:i4>
      </vt:variant>
      <vt:variant>
        <vt:i4>194</vt:i4>
      </vt:variant>
      <vt:variant>
        <vt:i4>0</vt:i4>
      </vt:variant>
      <vt:variant>
        <vt:i4>5</vt:i4>
      </vt:variant>
      <vt:variant>
        <vt:lpwstr/>
      </vt:variant>
      <vt:variant>
        <vt:lpwstr>_Toc127986424</vt:lpwstr>
      </vt:variant>
      <vt:variant>
        <vt:i4>1572922</vt:i4>
      </vt:variant>
      <vt:variant>
        <vt:i4>188</vt:i4>
      </vt:variant>
      <vt:variant>
        <vt:i4>0</vt:i4>
      </vt:variant>
      <vt:variant>
        <vt:i4>5</vt:i4>
      </vt:variant>
      <vt:variant>
        <vt:lpwstr/>
      </vt:variant>
      <vt:variant>
        <vt:lpwstr>_Toc127986423</vt:lpwstr>
      </vt:variant>
      <vt:variant>
        <vt:i4>1572922</vt:i4>
      </vt:variant>
      <vt:variant>
        <vt:i4>182</vt:i4>
      </vt:variant>
      <vt:variant>
        <vt:i4>0</vt:i4>
      </vt:variant>
      <vt:variant>
        <vt:i4>5</vt:i4>
      </vt:variant>
      <vt:variant>
        <vt:lpwstr/>
      </vt:variant>
      <vt:variant>
        <vt:lpwstr>_Toc127986422</vt:lpwstr>
      </vt:variant>
      <vt:variant>
        <vt:i4>1572922</vt:i4>
      </vt:variant>
      <vt:variant>
        <vt:i4>176</vt:i4>
      </vt:variant>
      <vt:variant>
        <vt:i4>0</vt:i4>
      </vt:variant>
      <vt:variant>
        <vt:i4>5</vt:i4>
      </vt:variant>
      <vt:variant>
        <vt:lpwstr/>
      </vt:variant>
      <vt:variant>
        <vt:lpwstr>_Toc127986421</vt:lpwstr>
      </vt:variant>
      <vt:variant>
        <vt:i4>1572922</vt:i4>
      </vt:variant>
      <vt:variant>
        <vt:i4>170</vt:i4>
      </vt:variant>
      <vt:variant>
        <vt:i4>0</vt:i4>
      </vt:variant>
      <vt:variant>
        <vt:i4>5</vt:i4>
      </vt:variant>
      <vt:variant>
        <vt:lpwstr/>
      </vt:variant>
      <vt:variant>
        <vt:lpwstr>_Toc127986420</vt:lpwstr>
      </vt:variant>
      <vt:variant>
        <vt:i4>1769530</vt:i4>
      </vt:variant>
      <vt:variant>
        <vt:i4>164</vt:i4>
      </vt:variant>
      <vt:variant>
        <vt:i4>0</vt:i4>
      </vt:variant>
      <vt:variant>
        <vt:i4>5</vt:i4>
      </vt:variant>
      <vt:variant>
        <vt:lpwstr/>
      </vt:variant>
      <vt:variant>
        <vt:lpwstr>_Toc127986419</vt:lpwstr>
      </vt:variant>
      <vt:variant>
        <vt:i4>1769530</vt:i4>
      </vt:variant>
      <vt:variant>
        <vt:i4>158</vt:i4>
      </vt:variant>
      <vt:variant>
        <vt:i4>0</vt:i4>
      </vt:variant>
      <vt:variant>
        <vt:i4>5</vt:i4>
      </vt:variant>
      <vt:variant>
        <vt:lpwstr/>
      </vt:variant>
      <vt:variant>
        <vt:lpwstr>_Toc127986418</vt:lpwstr>
      </vt:variant>
      <vt:variant>
        <vt:i4>1769530</vt:i4>
      </vt:variant>
      <vt:variant>
        <vt:i4>152</vt:i4>
      </vt:variant>
      <vt:variant>
        <vt:i4>0</vt:i4>
      </vt:variant>
      <vt:variant>
        <vt:i4>5</vt:i4>
      </vt:variant>
      <vt:variant>
        <vt:lpwstr/>
      </vt:variant>
      <vt:variant>
        <vt:lpwstr>_Toc127986417</vt:lpwstr>
      </vt:variant>
      <vt:variant>
        <vt:i4>1769530</vt:i4>
      </vt:variant>
      <vt:variant>
        <vt:i4>146</vt:i4>
      </vt:variant>
      <vt:variant>
        <vt:i4>0</vt:i4>
      </vt:variant>
      <vt:variant>
        <vt:i4>5</vt:i4>
      </vt:variant>
      <vt:variant>
        <vt:lpwstr/>
      </vt:variant>
      <vt:variant>
        <vt:lpwstr>_Toc127986416</vt:lpwstr>
      </vt:variant>
      <vt:variant>
        <vt:i4>1769530</vt:i4>
      </vt:variant>
      <vt:variant>
        <vt:i4>140</vt:i4>
      </vt:variant>
      <vt:variant>
        <vt:i4>0</vt:i4>
      </vt:variant>
      <vt:variant>
        <vt:i4>5</vt:i4>
      </vt:variant>
      <vt:variant>
        <vt:lpwstr/>
      </vt:variant>
      <vt:variant>
        <vt:lpwstr>_Toc127986415</vt:lpwstr>
      </vt:variant>
      <vt:variant>
        <vt:i4>1769530</vt:i4>
      </vt:variant>
      <vt:variant>
        <vt:i4>134</vt:i4>
      </vt:variant>
      <vt:variant>
        <vt:i4>0</vt:i4>
      </vt:variant>
      <vt:variant>
        <vt:i4>5</vt:i4>
      </vt:variant>
      <vt:variant>
        <vt:lpwstr/>
      </vt:variant>
      <vt:variant>
        <vt:lpwstr>_Toc127986414</vt:lpwstr>
      </vt:variant>
      <vt:variant>
        <vt:i4>1769530</vt:i4>
      </vt:variant>
      <vt:variant>
        <vt:i4>128</vt:i4>
      </vt:variant>
      <vt:variant>
        <vt:i4>0</vt:i4>
      </vt:variant>
      <vt:variant>
        <vt:i4>5</vt:i4>
      </vt:variant>
      <vt:variant>
        <vt:lpwstr/>
      </vt:variant>
      <vt:variant>
        <vt:lpwstr>_Toc127986413</vt:lpwstr>
      </vt:variant>
      <vt:variant>
        <vt:i4>1769530</vt:i4>
      </vt:variant>
      <vt:variant>
        <vt:i4>122</vt:i4>
      </vt:variant>
      <vt:variant>
        <vt:i4>0</vt:i4>
      </vt:variant>
      <vt:variant>
        <vt:i4>5</vt:i4>
      </vt:variant>
      <vt:variant>
        <vt:lpwstr/>
      </vt:variant>
      <vt:variant>
        <vt:lpwstr>_Toc127986412</vt:lpwstr>
      </vt:variant>
      <vt:variant>
        <vt:i4>1769530</vt:i4>
      </vt:variant>
      <vt:variant>
        <vt:i4>116</vt:i4>
      </vt:variant>
      <vt:variant>
        <vt:i4>0</vt:i4>
      </vt:variant>
      <vt:variant>
        <vt:i4>5</vt:i4>
      </vt:variant>
      <vt:variant>
        <vt:lpwstr/>
      </vt:variant>
      <vt:variant>
        <vt:lpwstr>_Toc127986411</vt:lpwstr>
      </vt:variant>
      <vt:variant>
        <vt:i4>1769530</vt:i4>
      </vt:variant>
      <vt:variant>
        <vt:i4>110</vt:i4>
      </vt:variant>
      <vt:variant>
        <vt:i4>0</vt:i4>
      </vt:variant>
      <vt:variant>
        <vt:i4>5</vt:i4>
      </vt:variant>
      <vt:variant>
        <vt:lpwstr/>
      </vt:variant>
      <vt:variant>
        <vt:lpwstr>_Toc127986410</vt:lpwstr>
      </vt:variant>
      <vt:variant>
        <vt:i4>1703994</vt:i4>
      </vt:variant>
      <vt:variant>
        <vt:i4>104</vt:i4>
      </vt:variant>
      <vt:variant>
        <vt:i4>0</vt:i4>
      </vt:variant>
      <vt:variant>
        <vt:i4>5</vt:i4>
      </vt:variant>
      <vt:variant>
        <vt:lpwstr/>
      </vt:variant>
      <vt:variant>
        <vt:lpwstr>_Toc127986409</vt:lpwstr>
      </vt:variant>
      <vt:variant>
        <vt:i4>1703994</vt:i4>
      </vt:variant>
      <vt:variant>
        <vt:i4>98</vt:i4>
      </vt:variant>
      <vt:variant>
        <vt:i4>0</vt:i4>
      </vt:variant>
      <vt:variant>
        <vt:i4>5</vt:i4>
      </vt:variant>
      <vt:variant>
        <vt:lpwstr/>
      </vt:variant>
      <vt:variant>
        <vt:lpwstr>_Toc127986408</vt:lpwstr>
      </vt:variant>
      <vt:variant>
        <vt:i4>1703994</vt:i4>
      </vt:variant>
      <vt:variant>
        <vt:i4>92</vt:i4>
      </vt:variant>
      <vt:variant>
        <vt:i4>0</vt:i4>
      </vt:variant>
      <vt:variant>
        <vt:i4>5</vt:i4>
      </vt:variant>
      <vt:variant>
        <vt:lpwstr/>
      </vt:variant>
      <vt:variant>
        <vt:lpwstr>_Toc127986407</vt:lpwstr>
      </vt:variant>
      <vt:variant>
        <vt:i4>1703994</vt:i4>
      </vt:variant>
      <vt:variant>
        <vt:i4>86</vt:i4>
      </vt:variant>
      <vt:variant>
        <vt:i4>0</vt:i4>
      </vt:variant>
      <vt:variant>
        <vt:i4>5</vt:i4>
      </vt:variant>
      <vt:variant>
        <vt:lpwstr/>
      </vt:variant>
      <vt:variant>
        <vt:lpwstr>_Toc127986406</vt:lpwstr>
      </vt:variant>
      <vt:variant>
        <vt:i4>1703994</vt:i4>
      </vt:variant>
      <vt:variant>
        <vt:i4>80</vt:i4>
      </vt:variant>
      <vt:variant>
        <vt:i4>0</vt:i4>
      </vt:variant>
      <vt:variant>
        <vt:i4>5</vt:i4>
      </vt:variant>
      <vt:variant>
        <vt:lpwstr/>
      </vt:variant>
      <vt:variant>
        <vt:lpwstr>_Toc127986405</vt:lpwstr>
      </vt:variant>
      <vt:variant>
        <vt:i4>1703994</vt:i4>
      </vt:variant>
      <vt:variant>
        <vt:i4>74</vt:i4>
      </vt:variant>
      <vt:variant>
        <vt:i4>0</vt:i4>
      </vt:variant>
      <vt:variant>
        <vt:i4>5</vt:i4>
      </vt:variant>
      <vt:variant>
        <vt:lpwstr/>
      </vt:variant>
      <vt:variant>
        <vt:lpwstr>_Toc127986404</vt:lpwstr>
      </vt:variant>
      <vt:variant>
        <vt:i4>1703994</vt:i4>
      </vt:variant>
      <vt:variant>
        <vt:i4>68</vt:i4>
      </vt:variant>
      <vt:variant>
        <vt:i4>0</vt:i4>
      </vt:variant>
      <vt:variant>
        <vt:i4>5</vt:i4>
      </vt:variant>
      <vt:variant>
        <vt:lpwstr/>
      </vt:variant>
      <vt:variant>
        <vt:lpwstr>_Toc127986403</vt:lpwstr>
      </vt:variant>
      <vt:variant>
        <vt:i4>1703994</vt:i4>
      </vt:variant>
      <vt:variant>
        <vt:i4>62</vt:i4>
      </vt:variant>
      <vt:variant>
        <vt:i4>0</vt:i4>
      </vt:variant>
      <vt:variant>
        <vt:i4>5</vt:i4>
      </vt:variant>
      <vt:variant>
        <vt:lpwstr/>
      </vt:variant>
      <vt:variant>
        <vt:lpwstr>_Toc127986402</vt:lpwstr>
      </vt:variant>
      <vt:variant>
        <vt:i4>1703994</vt:i4>
      </vt:variant>
      <vt:variant>
        <vt:i4>56</vt:i4>
      </vt:variant>
      <vt:variant>
        <vt:i4>0</vt:i4>
      </vt:variant>
      <vt:variant>
        <vt:i4>5</vt:i4>
      </vt:variant>
      <vt:variant>
        <vt:lpwstr/>
      </vt:variant>
      <vt:variant>
        <vt:lpwstr>_Toc127986401</vt:lpwstr>
      </vt:variant>
      <vt:variant>
        <vt:i4>1245245</vt:i4>
      </vt:variant>
      <vt:variant>
        <vt:i4>50</vt:i4>
      </vt:variant>
      <vt:variant>
        <vt:i4>0</vt:i4>
      </vt:variant>
      <vt:variant>
        <vt:i4>5</vt:i4>
      </vt:variant>
      <vt:variant>
        <vt:lpwstr/>
      </vt:variant>
      <vt:variant>
        <vt:lpwstr>_Toc127986398</vt:lpwstr>
      </vt:variant>
      <vt:variant>
        <vt:i4>1245245</vt:i4>
      </vt:variant>
      <vt:variant>
        <vt:i4>44</vt:i4>
      </vt:variant>
      <vt:variant>
        <vt:i4>0</vt:i4>
      </vt:variant>
      <vt:variant>
        <vt:i4>5</vt:i4>
      </vt:variant>
      <vt:variant>
        <vt:lpwstr/>
      </vt:variant>
      <vt:variant>
        <vt:lpwstr>_Toc127986395</vt:lpwstr>
      </vt:variant>
      <vt:variant>
        <vt:i4>1245245</vt:i4>
      </vt:variant>
      <vt:variant>
        <vt:i4>38</vt:i4>
      </vt:variant>
      <vt:variant>
        <vt:i4>0</vt:i4>
      </vt:variant>
      <vt:variant>
        <vt:i4>5</vt:i4>
      </vt:variant>
      <vt:variant>
        <vt:lpwstr/>
      </vt:variant>
      <vt:variant>
        <vt:lpwstr>_Toc127986392</vt:lpwstr>
      </vt:variant>
      <vt:variant>
        <vt:i4>1245245</vt:i4>
      </vt:variant>
      <vt:variant>
        <vt:i4>32</vt:i4>
      </vt:variant>
      <vt:variant>
        <vt:i4>0</vt:i4>
      </vt:variant>
      <vt:variant>
        <vt:i4>5</vt:i4>
      </vt:variant>
      <vt:variant>
        <vt:lpwstr/>
      </vt:variant>
      <vt:variant>
        <vt:lpwstr>_Toc127986391</vt:lpwstr>
      </vt:variant>
      <vt:variant>
        <vt:i4>1245245</vt:i4>
      </vt:variant>
      <vt:variant>
        <vt:i4>26</vt:i4>
      </vt:variant>
      <vt:variant>
        <vt:i4>0</vt:i4>
      </vt:variant>
      <vt:variant>
        <vt:i4>5</vt:i4>
      </vt:variant>
      <vt:variant>
        <vt:lpwstr/>
      </vt:variant>
      <vt:variant>
        <vt:lpwstr>_Toc127986390</vt:lpwstr>
      </vt:variant>
      <vt:variant>
        <vt:i4>1179709</vt:i4>
      </vt:variant>
      <vt:variant>
        <vt:i4>20</vt:i4>
      </vt:variant>
      <vt:variant>
        <vt:i4>0</vt:i4>
      </vt:variant>
      <vt:variant>
        <vt:i4>5</vt:i4>
      </vt:variant>
      <vt:variant>
        <vt:lpwstr/>
      </vt:variant>
      <vt:variant>
        <vt:lpwstr>_Toc127986389</vt:lpwstr>
      </vt:variant>
      <vt:variant>
        <vt:i4>1179709</vt:i4>
      </vt:variant>
      <vt:variant>
        <vt:i4>14</vt:i4>
      </vt:variant>
      <vt:variant>
        <vt:i4>0</vt:i4>
      </vt:variant>
      <vt:variant>
        <vt:i4>5</vt:i4>
      </vt:variant>
      <vt:variant>
        <vt:lpwstr/>
      </vt:variant>
      <vt:variant>
        <vt:lpwstr>_Toc127986388</vt:lpwstr>
      </vt:variant>
      <vt:variant>
        <vt:i4>1179709</vt:i4>
      </vt:variant>
      <vt:variant>
        <vt:i4>8</vt:i4>
      </vt:variant>
      <vt:variant>
        <vt:i4>0</vt:i4>
      </vt:variant>
      <vt:variant>
        <vt:i4>5</vt:i4>
      </vt:variant>
      <vt:variant>
        <vt:lpwstr/>
      </vt:variant>
      <vt:variant>
        <vt:lpwstr>_Toc127986387</vt:lpwstr>
      </vt:variant>
      <vt:variant>
        <vt:i4>1179709</vt:i4>
      </vt:variant>
      <vt:variant>
        <vt:i4>2</vt:i4>
      </vt:variant>
      <vt:variant>
        <vt:i4>0</vt:i4>
      </vt:variant>
      <vt:variant>
        <vt:i4>5</vt:i4>
      </vt:variant>
      <vt:variant>
        <vt:lpwstr/>
      </vt:variant>
      <vt:variant>
        <vt:lpwstr>_Toc127986386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Gillan</dc:creator>
  <cp:keywords/>
  <cp:lastModifiedBy>Adam Logan</cp:lastModifiedBy>
  <cp:revision>9</cp:revision>
  <cp:lastPrinted>2023-03-01T15:46:00Z</cp:lastPrinted>
  <dcterms:created xsi:type="dcterms:W3CDTF">2023-02-23T17:03:00Z</dcterms:created>
  <dcterms:modified xsi:type="dcterms:W3CDTF">2023-03-01T15:46:00Z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0x010100F7A64F58F1B5AB468600DB67AD8C655F</vt:lpwstr>
  </property>
  <property fmtid="{D5CDD505-2E9C-101B-9397-08002B2CF9AE}" pid="3" name="MediaServiceImageTags">
    <vt:lpwstr/>
  </property>
</Properties>
</file>